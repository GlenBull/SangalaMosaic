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53522" w14:textId="77777777" w:rsidR="00543069" w:rsidRPr="00543069" w:rsidRDefault="00C348C6" w:rsidP="00543069">
      <w:pPr>
        <w:spacing w:before="2600"/>
        <w:jc w:val="center"/>
        <w:rPr>
          <w:b/>
          <w:bCs/>
          <w:sz w:val="48"/>
          <w:szCs w:val="48"/>
        </w:rPr>
      </w:pPr>
      <w:r w:rsidRPr="00543069">
        <w:rPr>
          <w:b/>
          <w:bCs/>
          <w:sz w:val="48"/>
          <w:szCs w:val="48"/>
        </w:rPr>
        <w:t>Sangala Mosaic</w:t>
      </w:r>
      <w:r w:rsidR="00CE2C9A" w:rsidRPr="00543069">
        <w:rPr>
          <w:b/>
          <w:bCs/>
          <w:sz w:val="48"/>
          <w:szCs w:val="48"/>
        </w:rPr>
        <w:t xml:space="preserve"> </w:t>
      </w:r>
      <w:r w:rsidRPr="00543069">
        <w:rPr>
          <w:b/>
          <w:bCs/>
          <w:sz w:val="48"/>
          <w:szCs w:val="48"/>
        </w:rPr>
        <w:t>User Guide</w:t>
      </w:r>
    </w:p>
    <w:p w14:paraId="47842D45" w14:textId="77777777" w:rsidR="00543069" w:rsidRPr="00543069" w:rsidRDefault="00543069" w:rsidP="00543069">
      <w:pPr>
        <w:spacing w:before="600"/>
        <w:jc w:val="center"/>
        <w:rPr>
          <w:i/>
          <w:iCs/>
          <w:sz w:val="26"/>
          <w:szCs w:val="26"/>
        </w:rPr>
      </w:pPr>
      <w:r w:rsidRPr="00543069">
        <w:rPr>
          <w:i/>
          <w:iCs/>
          <w:sz w:val="26"/>
          <w:szCs w:val="26"/>
        </w:rPr>
        <w:t>A Tool</w:t>
      </w:r>
      <w:r w:rsidRPr="00543069">
        <w:rPr>
          <w:i/>
          <w:iCs/>
        </w:rPr>
        <w:t xml:space="preserve"> f</w:t>
      </w:r>
      <w:r w:rsidRPr="00543069">
        <w:rPr>
          <w:i/>
          <w:iCs/>
          <w:sz w:val="26"/>
          <w:szCs w:val="26"/>
        </w:rPr>
        <w:t>or Designing Mosaics in Tiles, Dots, or Beads</w:t>
      </w:r>
    </w:p>
    <w:p w14:paraId="34C99AB1" w14:textId="77777777" w:rsidR="00543069" w:rsidRDefault="00543069" w:rsidP="00543069">
      <w:pPr>
        <w:spacing w:before="600"/>
        <w:jc w:val="center"/>
        <w:rPr>
          <w:sz w:val="26"/>
          <w:szCs w:val="26"/>
        </w:rPr>
      </w:pPr>
    </w:p>
    <w:p w14:paraId="35403DFC" w14:textId="77777777" w:rsidR="0076167F" w:rsidRPr="00543069" w:rsidRDefault="00543069" w:rsidP="00543069">
      <w:pPr>
        <w:spacing w:before="600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53DE65FB" wp14:editId="42A15AB0">
            <wp:extent cx="2078990" cy="3113405"/>
            <wp:effectExtent l="0" t="0" r="0" b="0"/>
            <wp:docPr id="81541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990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6C389" w14:textId="77777777" w:rsidR="0076167F" w:rsidRDefault="00C348C6">
      <w:pPr>
        <w:pageBreakBefore/>
        <w:jc w:val="center"/>
      </w:pPr>
      <w:r>
        <w:rPr>
          <w:b/>
          <w:bCs/>
          <w:sz w:val="26"/>
          <w:szCs w:val="26"/>
        </w:rPr>
        <w:lastRenderedPageBreak/>
        <w:t>Table of Contents</w:t>
      </w:r>
    </w:p>
    <w:p w14:paraId="3ED85A8D" w14:textId="77777777" w:rsidR="007A7FF1" w:rsidRDefault="00C348C6">
      <w:pPr>
        <w:pStyle w:val="TOC2"/>
        <w:tabs>
          <w:tab w:val="right" w:leader="dot" w:pos="926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6986548" w:history="1">
        <w:r w:rsidR="007A7FF1" w:rsidRPr="009310FA">
          <w:rPr>
            <w:rStyle w:val="Hyperlink"/>
            <w:rFonts w:eastAsia="Times New Roman"/>
            <w:noProof/>
          </w:rPr>
          <w:t>1. The screen</w:t>
        </w:r>
        <w:r w:rsidR="007A7FF1">
          <w:rPr>
            <w:noProof/>
            <w:webHidden/>
          </w:rPr>
          <w:tab/>
        </w:r>
        <w:r w:rsidR="007A7FF1">
          <w:rPr>
            <w:noProof/>
            <w:webHidden/>
          </w:rPr>
          <w:fldChar w:fldCharType="begin"/>
        </w:r>
        <w:r w:rsidR="007A7FF1">
          <w:rPr>
            <w:noProof/>
            <w:webHidden/>
          </w:rPr>
          <w:instrText xml:space="preserve"> PAGEREF _Toc236986548 \h </w:instrText>
        </w:r>
        <w:r w:rsidR="007A7FF1">
          <w:rPr>
            <w:noProof/>
            <w:webHidden/>
          </w:rPr>
        </w:r>
        <w:r w:rsidR="007A7FF1">
          <w:rPr>
            <w:noProof/>
            <w:webHidden/>
          </w:rPr>
          <w:fldChar w:fldCharType="separate"/>
        </w:r>
        <w:r w:rsidR="007A7FF1">
          <w:rPr>
            <w:noProof/>
            <w:webHidden/>
          </w:rPr>
          <w:t>1</w:t>
        </w:r>
        <w:r w:rsidR="007A7FF1">
          <w:rPr>
            <w:noProof/>
            <w:webHidden/>
          </w:rPr>
          <w:fldChar w:fldCharType="end"/>
        </w:r>
      </w:hyperlink>
    </w:p>
    <w:p w14:paraId="0D16AFC3" w14:textId="77777777" w:rsidR="007A7FF1" w:rsidRDefault="007A7FF1">
      <w:pPr>
        <w:pStyle w:val="TOC2"/>
        <w:tabs>
          <w:tab w:val="right" w:leader="dot" w:pos="926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36986549" w:history="1">
        <w:r w:rsidRPr="009310FA">
          <w:rPr>
            <w:rStyle w:val="Hyperlink"/>
            <w:rFonts w:eastAsia="Times New Roman"/>
            <w:noProof/>
          </w:rPr>
          <w:t>2. The palette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A618BD4" w14:textId="77777777" w:rsidR="007A7FF1" w:rsidRDefault="007A7FF1">
      <w:pPr>
        <w:pStyle w:val="TOC2"/>
        <w:tabs>
          <w:tab w:val="right" w:leader="dot" w:pos="926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36986550" w:history="1">
        <w:r w:rsidRPr="009310FA">
          <w:rPr>
            <w:rStyle w:val="Hyperlink"/>
            <w:rFonts w:eastAsia="Times New Roman"/>
            <w:noProof/>
          </w:rPr>
          <w:t>3. Open a photo (and build a scene)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B3E2280" w14:textId="77777777" w:rsidR="007A7FF1" w:rsidRDefault="007A7FF1">
      <w:pPr>
        <w:pStyle w:val="TOC2"/>
        <w:tabs>
          <w:tab w:val="right" w:leader="dot" w:pos="926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36986551" w:history="1">
        <w:r w:rsidRPr="009310FA">
          <w:rPr>
            <w:rStyle w:val="Hyperlink"/>
            <w:rFonts w:eastAsia="Times New Roman"/>
            <w:noProof/>
          </w:rPr>
          <w:t>4. Remove the 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9BE6437" w14:textId="77777777" w:rsidR="007A7FF1" w:rsidRDefault="007A7FF1">
      <w:pPr>
        <w:pStyle w:val="TOC2"/>
        <w:tabs>
          <w:tab w:val="right" w:leader="dot" w:pos="926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36986552" w:history="1">
        <w:r w:rsidRPr="009310FA">
          <w:rPr>
            <w:rStyle w:val="Hyperlink"/>
            <w:rFonts w:eastAsia="Times New Roman"/>
            <w:noProof/>
          </w:rPr>
          <w:t>5. The grid — framing the mosaic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817520C" w14:textId="77777777" w:rsidR="007A7FF1" w:rsidRDefault="007A7FF1">
      <w:pPr>
        <w:pStyle w:val="TOC2"/>
        <w:tabs>
          <w:tab w:val="right" w:leader="dot" w:pos="926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36986553" w:history="1">
        <w:r w:rsidRPr="009310FA">
          <w:rPr>
            <w:rStyle w:val="Hyperlink"/>
            <w:rFonts w:eastAsia="Times New Roman"/>
            <w:noProof/>
          </w:rPr>
          <w:t>6. Build It!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B35574" w14:textId="77777777" w:rsidR="007A7FF1" w:rsidRDefault="007A7FF1">
      <w:pPr>
        <w:pStyle w:val="TOC2"/>
        <w:tabs>
          <w:tab w:val="right" w:leader="dot" w:pos="926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36986554" w:history="1">
        <w:r w:rsidRPr="009310FA">
          <w:rPr>
            <w:rStyle w:val="Hyperlink"/>
            <w:rFonts w:eastAsia="Times New Roman"/>
            <w:noProof/>
          </w:rPr>
          <w:t>7. Line art: rendering a drawing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E1F45E" w14:textId="77777777" w:rsidR="007A7FF1" w:rsidRDefault="007A7FF1">
      <w:pPr>
        <w:pStyle w:val="TOC2"/>
        <w:tabs>
          <w:tab w:val="right" w:leader="dot" w:pos="926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36986555" w:history="1">
        <w:r w:rsidRPr="009310FA">
          <w:rPr>
            <w:rStyle w:val="Hyperlink"/>
            <w:rFonts w:eastAsia="Times New Roman"/>
            <w:noProof/>
          </w:rPr>
          <w:t>8. The medium: tiles, dots, and beads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68A0F5" w14:textId="77777777" w:rsidR="007A7FF1" w:rsidRDefault="007A7FF1">
      <w:pPr>
        <w:pStyle w:val="TOC2"/>
        <w:tabs>
          <w:tab w:val="right" w:leader="dot" w:pos="926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36986556" w:history="1">
        <w:r w:rsidRPr="009310FA">
          <w:rPr>
            <w:rStyle w:val="Hyperlink"/>
            <w:rFonts w:eastAsia="Times New Roman"/>
            <w:noProof/>
          </w:rPr>
          <w:t>9. Seeing the mosaic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F38336" w14:textId="77777777" w:rsidR="007A7FF1" w:rsidRDefault="007A7FF1">
      <w:pPr>
        <w:pStyle w:val="TOC2"/>
        <w:tabs>
          <w:tab w:val="right" w:leader="dot" w:pos="926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36986557" w:history="1">
        <w:r w:rsidRPr="009310FA">
          <w:rPr>
            <w:rStyle w:val="Hyperlink"/>
            <w:rFonts w:eastAsia="Times New Roman"/>
            <w:noProof/>
          </w:rPr>
          <w:t>10. Editing tiles by hand: Paint, Pick, Erase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FD8EE6" w14:textId="77777777" w:rsidR="007A7FF1" w:rsidRDefault="007A7FF1">
      <w:pPr>
        <w:pStyle w:val="TOC2"/>
        <w:tabs>
          <w:tab w:val="right" w:leader="dot" w:pos="926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36986558" w:history="1">
        <w:r w:rsidRPr="009310FA">
          <w:rPr>
            <w:rStyle w:val="Hyperlink"/>
            <w:rFonts w:eastAsia="Times New Roman"/>
            <w:noProof/>
          </w:rPr>
          <w:t>11. Grouping tiles into parts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5FF70E" w14:textId="77777777" w:rsidR="007A7FF1" w:rsidRDefault="007A7FF1">
      <w:pPr>
        <w:pStyle w:val="TOC2"/>
        <w:tabs>
          <w:tab w:val="right" w:leader="dot" w:pos="926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36986559" w:history="1">
        <w:r w:rsidRPr="009310FA">
          <w:rPr>
            <w:rStyle w:val="Hyperlink"/>
            <w:rFonts w:eastAsia="Times New Roman"/>
            <w:noProof/>
          </w:rPr>
          <w:t>12. The tile list (bill of materials)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95A455" w14:textId="77777777" w:rsidR="007A7FF1" w:rsidRDefault="007A7FF1">
      <w:pPr>
        <w:pStyle w:val="TOC2"/>
        <w:tabs>
          <w:tab w:val="right" w:leader="dot" w:pos="926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36986560" w:history="1">
        <w:r w:rsidRPr="009310FA">
          <w:rPr>
            <w:rStyle w:val="Hyperlink"/>
            <w:rFonts w:eastAsia="Times New Roman"/>
            <w:noProof/>
          </w:rPr>
          <w:t>13. Saving and printing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CE3F52" w14:textId="77777777" w:rsidR="007A7FF1" w:rsidRDefault="007A7FF1">
      <w:pPr>
        <w:pStyle w:val="TOC2"/>
        <w:tabs>
          <w:tab w:val="right" w:leader="dot" w:pos="926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36986561" w:history="1">
        <w:r w:rsidRPr="009310FA">
          <w:rPr>
            <w:rStyle w:val="Hyperlink"/>
            <w:rFonts w:eastAsia="Times New Roman"/>
            <w:noProof/>
          </w:rPr>
          <w:t>14. Quick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_Toc236986561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6022F3" w14:textId="77777777" w:rsidR="0076167F" w:rsidRDefault="00C348C6">
      <w:pPr>
        <w:tabs>
          <w:tab w:val="right" w:leader="dot" w:pos="9360"/>
        </w:tabs>
      </w:pPr>
      <w:r>
        <w:fldChar w:fldCharType="end"/>
      </w:r>
    </w:p>
    <w:p w14:paraId="7929AF46" w14:textId="77777777" w:rsidR="00826F4D" w:rsidRDefault="00826F4D">
      <w:pPr>
        <w:sectPr w:rsidR="00826F4D">
          <w:footerReference w:type="default" r:id="rId8"/>
          <w:footerReference w:type="first" r:id="rId9"/>
          <w:pgSz w:w="12240" w:h="15840"/>
          <w:pgMar w:top="1440" w:right="1530" w:bottom="1440" w:left="1440" w:header="720" w:footer="720" w:gutter="0"/>
          <w:pgNumType w:fmt="lowerRoman" w:start="1"/>
          <w:cols w:space="720"/>
          <w:titlePg/>
          <w:docGrid w:linePitch="360"/>
        </w:sectPr>
      </w:pPr>
    </w:p>
    <w:p w14:paraId="4F35F8F4" w14:textId="77777777" w:rsidR="00BF2667" w:rsidRDefault="00C348C6">
      <w:pPr>
        <w:pStyle w:val="NormalWeb"/>
        <w:spacing w:before="0" w:beforeAutospacing="0" w:after="60" w:afterAutospacing="0"/>
      </w:pPr>
      <w:r>
        <w:lastRenderedPageBreak/>
        <w:t xml:space="preserve">Sangala Mosaic is the Mosaic Design Tool: it turns a photograph into a LEGO-tile mosaic plan — the tiles laid out square by square on a grid, in the colors of the </w:t>
      </w:r>
      <w:r>
        <w:rPr>
          <w:i/>
          <w:iCs/>
        </w:rPr>
        <w:t>Tile Palette</w:t>
      </w:r>
      <w:r>
        <w:t>, with a tile list counting how many of each the design uses. This guide is a reference to the tools: what each control does and where it lives.</w:t>
      </w:r>
    </w:p>
    <w:p w14:paraId="649C9177" w14:textId="77777777" w:rsidR="00BF2667" w:rsidRDefault="00C348C6">
      <w:pPr>
        <w:pStyle w:val="NormalWeb"/>
        <w:spacing w:beforeAutospacing="0" w:afterAutospacing="0"/>
      </w:pPr>
      <w:r>
        <w:t>Everything runs in the browser. There is no install, no internet, and no machine to connect to.</w:t>
      </w:r>
    </w:p>
    <w:p w14:paraId="6585607D" w14:textId="77777777" w:rsidR="00BF2667" w:rsidRDefault="00C348C6">
      <w:pPr>
        <w:pStyle w:val="Heading2"/>
        <w:rPr>
          <w:rFonts w:eastAsia="Times New Roman"/>
        </w:rPr>
      </w:pPr>
      <w:bookmarkStart w:id="0" w:name="_Toc236986548"/>
      <w:r>
        <w:rPr>
          <w:rFonts w:eastAsia="Times New Roman"/>
        </w:rPr>
        <w:t>1. The screen</w:t>
      </w:r>
      <w:bookmarkEnd w:id="0"/>
    </w:p>
    <w:p w14:paraId="48D38895" w14:textId="77777777" w:rsidR="00BF2667" w:rsidRDefault="00C348C6">
      <w:pPr>
        <w:pStyle w:val="NormalWeb"/>
        <w:spacing w:before="0" w:beforeAutospacing="0" w:after="60" w:afterAutospacing="0"/>
      </w:pPr>
      <w:r>
        <w:t>Sangala Mosaic has four regions, like a workbench:</w:t>
      </w:r>
    </w:p>
    <w:p w14:paraId="762B888E" w14:textId="77777777" w:rsidR="00BF2667" w:rsidRDefault="00C348C6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Menu bar</w:t>
      </w:r>
      <w:r>
        <w:t xml:space="preserve"> (top) — </w:t>
      </w:r>
      <w:r>
        <w:rPr>
          <w:i/>
          <w:iCs/>
        </w:rPr>
        <w:t>Open</w:t>
      </w:r>
      <w:r>
        <w:t xml:space="preserve"> a photo or a saved project, </w:t>
      </w:r>
      <w:r>
        <w:rPr>
          <w:i/>
          <w:iCs/>
        </w:rPr>
        <w:t>Save</w:t>
      </w:r>
      <w:r>
        <w:t xml:space="preserve"> your work, </w:t>
      </w:r>
      <w:r>
        <w:rPr>
          <w:i/>
          <w:iCs/>
        </w:rPr>
        <w:t>Print</w:t>
      </w:r>
      <w:r>
        <w:t xml:space="preserve"> the mosaic, </w:t>
      </w:r>
      <w:r>
        <w:rPr>
          <w:i/>
          <w:iCs/>
        </w:rPr>
        <w:t>Settings</w:t>
      </w:r>
      <w:r>
        <w:t xml:space="preserve"> (the gear — opens Setup: the grid and the baseplate), and ways of looking at it: </w:t>
      </w:r>
      <w:r>
        <w:rPr>
          <w:i/>
          <w:iCs/>
        </w:rPr>
        <w:t>Transparent</w:t>
      </w:r>
      <w:r>
        <w:t xml:space="preserve"> and </w:t>
      </w:r>
      <w:r>
        <w:rPr>
          <w:i/>
          <w:iCs/>
        </w:rPr>
        <w:t>About</w:t>
      </w:r>
      <w:r>
        <w:t>.</w:t>
      </w:r>
    </w:p>
    <w:p w14:paraId="7F2293E9" w14:textId="77777777" w:rsidR="00BF2667" w:rsidRDefault="00C348C6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Tools (left edge) — Select picks things up; Paint, Pick, and Erase edit cells by hand after building; Select Area and Wand select tiles for grouping into parts (Section 11).</w:t>
      </w:r>
    </w:p>
    <w:p w14:paraId="6C915A3D" w14:textId="77777777" w:rsidR="00BF2667" w:rsidRDefault="00C348C6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The workspace</w:t>
      </w:r>
      <w:r>
        <w:t xml:space="preserve"> (center) — your working surface. Your photo (or photos) and the </w:t>
      </w:r>
      <w:r>
        <w:rPr>
          <w:rStyle w:val="Strong"/>
          <w:rFonts w:eastAsia="Times New Roman"/>
        </w:rPr>
        <w:t>grid frame</w:t>
      </w:r>
      <w:r>
        <w:t xml:space="preserve"> sit here; this is where you arrange what will become the mosaic.</w:t>
      </w:r>
    </w:p>
    <w:p w14:paraId="1F3FB519" w14:textId="77777777" w:rsidR="00BF2667" w:rsidRDefault="00C348C6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Build panel</w:t>
      </w:r>
      <w:r>
        <w:t xml:space="preserve"> (right) — the green </w:t>
      </w:r>
      <w:r>
        <w:rPr>
          <w:i/>
          <w:iCs/>
        </w:rPr>
        <w:t>Build It!</w:t>
      </w:r>
      <w:r>
        <w:t xml:space="preserve"> button and everything that shapes the result: the </w:t>
      </w:r>
      <w:r>
        <w:rPr>
          <w:i/>
          <w:iCs/>
        </w:rPr>
        <w:t>Adjust Mosaic</w:t>
      </w:r>
      <w:r>
        <w:t xml:space="preserve"> controls, your parts, and the </w:t>
      </w:r>
      <w:r>
        <w:rPr>
          <w:i/>
          <w:iCs/>
        </w:rPr>
        <w:t>Palette</w:t>
      </w:r>
      <w:r>
        <w:t xml:space="preserve">. The grid, the baseplate, and the medium live in Setup, behind </w:t>
      </w:r>
      <w:r>
        <w:rPr>
          <w:i/>
          <w:iCs/>
        </w:rPr>
        <w:t>Settings</w:t>
      </w:r>
      <w:r>
        <w:t>.</w:t>
      </w:r>
    </w:p>
    <w:p w14:paraId="6A1338F3" w14:textId="77777777" w:rsidR="00BF2667" w:rsidRDefault="00C348C6">
      <w:pPr>
        <w:pStyle w:val="NormalWeb"/>
        <w:spacing w:beforeAutospacing="0" w:afterAutospacing="0"/>
      </w:pPr>
      <w:r>
        <w:t>You never connect to anything — open a photo and you can start.</w:t>
      </w:r>
    </w:p>
    <w:p w14:paraId="7E7CBD4E" w14:textId="77777777" w:rsidR="00B72C9A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9628CA9" wp14:editId="34BB0B55">
            <wp:extent cx="5486400" cy="2999232"/>
            <wp:effectExtent l="0" t="0" r="0" b="0"/>
            <wp:docPr id="2000" name="Figure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" name="Figure2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6348" w14:textId="77777777" w:rsidR="00B72C9A" w:rsidRDefault="00000000">
      <w:pPr>
        <w:spacing w:before="60" w:after="120"/>
        <w:jc w:val="center"/>
      </w:pPr>
      <w:r>
        <w:rPr>
          <w:i/>
          <w:iCs/>
        </w:rPr>
        <w:t>Figure 1. The four regions of the screen: the menu bar, the tools, the workspace, and the build panel.</w:t>
      </w:r>
    </w:p>
    <w:p w14:paraId="09288412" w14:textId="77777777" w:rsidR="00BF2667" w:rsidRDefault="00C348C6">
      <w:pPr>
        <w:pStyle w:val="Heading2"/>
        <w:rPr>
          <w:rFonts w:eastAsia="Times New Roman"/>
        </w:rPr>
      </w:pPr>
      <w:bookmarkStart w:id="1" w:name="_Toc236986549"/>
      <w:r>
        <w:rPr>
          <w:rFonts w:eastAsia="Times New Roman"/>
        </w:rPr>
        <w:t>2. The palette</w:t>
      </w:r>
      <w:bookmarkEnd w:id="1"/>
    </w:p>
    <w:p w14:paraId="725F61E1" w14:textId="77777777" w:rsidR="00BF2667" w:rsidRDefault="00C348C6">
      <w:pPr>
        <w:pStyle w:val="NormalWeb"/>
        <w:spacing w:before="0" w:beforeAutospacing="0" w:after="60" w:afterAutospacing="0"/>
      </w:pPr>
      <w:r>
        <w:t>The mosaic is built from the colors in the palette; the tile list counts how many of each the design uses.</w:t>
      </w:r>
    </w:p>
    <w:p w14:paraId="503AEF8C" w14:textId="77777777" w:rsidR="00BF2667" w:rsidRDefault="00C348C6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The palette drives the mosaic.</w:t>
      </w:r>
      <w:r>
        <w:t xml:space="preserve"> Down the right side is the </w:t>
      </w:r>
      <w:r>
        <w:rPr>
          <w:i/>
          <w:iCs/>
        </w:rPr>
        <w:t>Palette</w:t>
      </w:r>
      <w:r>
        <w:t xml:space="preserve"> — real LEGO tile colors, including several grays from very light to dark, so a mostly-gray subject still shows its shading. The mosaic uses only these colors. To change them, press </w:t>
      </w:r>
      <w:r>
        <w:rPr>
          <w:i/>
          <w:iCs/>
        </w:rPr>
        <w:t>Tile Colors</w:t>
      </w:r>
      <w:r>
        <w:t xml:space="preserve"> and then </w:t>
      </w:r>
      <w:r>
        <w:rPr>
          <w:i/>
          <w:iCs/>
        </w:rPr>
        <w:t>Edit</w:t>
      </w:r>
      <w:r>
        <w:t xml:space="preserve">: click a color to turn it </w:t>
      </w:r>
      <w:r>
        <w:rPr>
          <w:rStyle w:val="Strong"/>
          <w:rFonts w:eastAsia="Times New Roman"/>
        </w:rPr>
        <w:t>off</w:t>
      </w:r>
      <w:r>
        <w:t xml:space="preserve"> or back </w:t>
      </w:r>
      <w:r>
        <w:rPr>
          <w:rStyle w:val="Strong"/>
          <w:rFonts w:eastAsia="Times New Roman"/>
        </w:rPr>
        <w:t>on</w:t>
      </w:r>
      <w:r>
        <w:t xml:space="preserve">. </w:t>
      </w:r>
      <w:r>
        <w:rPr>
          <w:i/>
          <w:iCs/>
        </w:rPr>
        <w:t>Clear</w:t>
      </w:r>
      <w:r>
        <w:t xml:space="preserve"> empties the palette so you can add just the colors you want; </w:t>
      </w:r>
      <w:r>
        <w:rPr>
          <w:i/>
          <w:iCs/>
        </w:rPr>
        <w:t>Reset</w:t>
      </w:r>
      <w:r>
        <w:t xml:space="preserve"> brings back the standard set.</w:t>
      </w:r>
    </w:p>
    <w:p w14:paraId="00049C9D" w14:textId="77777777" w:rsidR="00BF2667" w:rsidRDefault="00C348C6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The None swatch.</w:t>
      </w:r>
      <w:r>
        <w:t xml:space="preserve"> First in the palette, a red ✕ — not a color but “no tile.” With tiles or a part selected, </w:t>
      </w:r>
      <w:proofErr w:type="gramStart"/>
      <w:r>
        <w:t>clicking it</w:t>
      </w:r>
      <w:proofErr w:type="gramEnd"/>
      <w:r>
        <w:t xml:space="preserve"> empties them (one undo step); in a painting tool it switches to </w:t>
      </w:r>
      <w:r>
        <w:rPr>
          <w:i/>
          <w:iCs/>
        </w:rPr>
        <w:t>Erase</w:t>
      </w:r>
      <w:r>
        <w:t xml:space="preserve">. It is hidden inside </w:t>
      </w:r>
      <w:r>
        <w:rPr>
          <w:i/>
          <w:iCs/>
        </w:rPr>
        <w:t>Edit</w:t>
      </w:r>
      <w:r>
        <w:t xml:space="preserve">, where none </w:t>
      </w:r>
      <w:proofErr w:type="gramStart"/>
      <w:r>
        <w:t>is not</w:t>
      </w:r>
      <w:proofErr w:type="gramEnd"/>
      <w:r>
        <w:t xml:space="preserve"> a color.</w:t>
      </w:r>
    </w:p>
    <w:p w14:paraId="4BF8E2D7" w14:textId="77777777" w:rsidR="00BF2667" w:rsidRDefault="00C348C6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Add colors from a photo.</w:t>
      </w:r>
      <w:r>
        <w:t xml:space="preserve"> </w:t>
      </w:r>
      <w:r>
        <w:rPr>
          <w:i/>
          <w:iCs/>
        </w:rPr>
        <w:t>Add Tile Colors in a Photo</w:t>
      </w:r>
      <w:r>
        <w:t xml:space="preserve"> (under </w:t>
      </w:r>
      <w:r>
        <w:rPr>
          <w:i/>
          <w:iCs/>
        </w:rPr>
        <w:t>Tile Colors</w:t>
      </w:r>
      <w:r>
        <w:t xml:space="preserve">) reads the LEGO colors out of a photo in the workspace — loose tiles, a tray of them, or a mosaic already built — and adds them to the palette as </w:t>
      </w:r>
      <w:r>
        <w:rPr>
          <w:i/>
          <w:iCs/>
        </w:rPr>
        <w:t>Custom Tiles</w:t>
      </w:r>
      <w:r>
        <w:t xml:space="preserve">, kept beside the </w:t>
      </w:r>
      <w:r>
        <w:rPr>
          <w:i/>
          <w:iCs/>
        </w:rPr>
        <w:t>Standard Tiles</w:t>
      </w:r>
      <w:r>
        <w:t>.</w:t>
      </w:r>
    </w:p>
    <w:p w14:paraId="2623279A" w14:textId="77777777" w:rsidR="00BF2667" w:rsidRDefault="00C348C6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The tile list counts every color.</w:t>
      </w:r>
      <w:r>
        <w:t xml:space="preserve"> After you build, the status line totals </w:t>
      </w:r>
      <w:proofErr w:type="gramStart"/>
      <w:r>
        <w:t>them, and</w:t>
      </w:r>
      <w:proofErr w:type="gramEnd"/>
      <w:r>
        <w:t xml:space="preserve"> </w:t>
      </w:r>
      <w:r>
        <w:rPr>
          <w:i/>
          <w:iCs/>
        </w:rPr>
        <w:t>Save</w:t>
      </w:r>
      <w:r>
        <w:t xml:space="preserve"> → </w:t>
      </w:r>
      <w:r>
        <w:rPr>
          <w:i/>
          <w:iCs/>
        </w:rPr>
        <w:t>Tile List</w:t>
      </w:r>
      <w:r>
        <w:t xml:space="preserve"> writes every color with its count — “47 dark gray, 23 white, 8 red…” — the list to order from or build against. The printed sheet carries the same counts beneath the picture.</w:t>
      </w:r>
    </w:p>
    <w:p w14:paraId="2DB309F3" w14:textId="77777777" w:rsidR="00B72C9A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6AE90DA" wp14:editId="71F7ADEB">
            <wp:extent cx="2468880" cy="2409626"/>
            <wp:effectExtent l="0" t="0" r="0" b="0"/>
            <wp:docPr id="2001" name="Figure2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" name="Figure20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40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824C" w14:textId="77777777" w:rsidR="00B72C9A" w:rsidRDefault="00000000">
      <w:pPr>
        <w:spacing w:before="60" w:after="120"/>
        <w:jc w:val="center"/>
      </w:pPr>
      <w:r>
        <w:rPr>
          <w:i/>
          <w:iCs/>
        </w:rPr>
        <w:t>Figure 2. The palette, with Tile Colors</w:t>
      </w:r>
      <w:proofErr w:type="gramStart"/>
      <w:r>
        <w:rPr>
          <w:i/>
          <w:iCs/>
        </w:rPr>
        <w:t xml:space="preserve"> open</w:t>
      </w:r>
      <w:proofErr w:type="gramEnd"/>
      <w:r>
        <w:rPr>
          <w:i/>
          <w:iCs/>
        </w:rPr>
        <w:t xml:space="preserve"> for editing.</w:t>
      </w:r>
    </w:p>
    <w:p w14:paraId="11408158" w14:textId="77777777" w:rsidR="00BF2667" w:rsidRDefault="00C348C6">
      <w:pPr>
        <w:pStyle w:val="Heading2"/>
        <w:rPr>
          <w:rFonts w:eastAsia="Times New Roman"/>
        </w:rPr>
      </w:pPr>
      <w:bookmarkStart w:id="2" w:name="_Toc236986550"/>
      <w:r>
        <w:rPr>
          <w:rFonts w:eastAsia="Times New Roman"/>
        </w:rPr>
        <w:t>3. Open a photo (and build a scene)</w:t>
      </w:r>
      <w:bookmarkEnd w:id="2"/>
    </w:p>
    <w:p w14:paraId="72AEB760" w14:textId="77777777" w:rsidR="00BF2667" w:rsidRDefault="00C348C6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t xml:space="preserve">Click </w:t>
      </w:r>
      <w:r>
        <w:rPr>
          <w:rStyle w:val="Strong"/>
          <w:rFonts w:eastAsia="Times New Roman"/>
        </w:rPr>
        <w:t>Open</w:t>
      </w:r>
      <w:r>
        <w:t xml:space="preserve"> (or drag a picture onto the workspace). Sangala accepts </w:t>
      </w:r>
      <w:r>
        <w:rPr>
          <w:rStyle w:val="Strong"/>
          <w:rFonts w:eastAsia="Times New Roman"/>
        </w:rPr>
        <w:t>.</w:t>
      </w:r>
      <w:proofErr w:type="spellStart"/>
      <w:r>
        <w:rPr>
          <w:rStyle w:val="Strong"/>
          <w:rFonts w:eastAsia="Times New Roman"/>
        </w:rPr>
        <w:t>png</w:t>
      </w:r>
      <w:proofErr w:type="spellEnd"/>
      <w:r>
        <w:t xml:space="preserve"> and </w:t>
      </w:r>
      <w:r>
        <w:rPr>
          <w:rStyle w:val="Strong"/>
          <w:rFonts w:eastAsia="Times New Roman"/>
        </w:rPr>
        <w:t>.jpg</w:t>
      </w:r>
      <w:r>
        <w:t>.</w:t>
      </w:r>
    </w:p>
    <w:p w14:paraId="33BDD6BC" w14:textId="77777777" w:rsidR="00BF2667" w:rsidRDefault="00C348C6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t xml:space="preserve">The photo drops onto the workspace at a comfortable size. </w:t>
      </w:r>
      <w:r>
        <w:rPr>
          <w:i/>
          <w:iCs/>
        </w:rPr>
        <w:t>Drag its body</w:t>
      </w:r>
      <w:r>
        <w:t xml:space="preserve"> to move it; </w:t>
      </w:r>
      <w:r>
        <w:rPr>
          <w:i/>
          <w:iCs/>
        </w:rPr>
        <w:t>drag a corner handle</w:t>
      </w:r>
      <w:r>
        <w:t xml:space="preserve"> to resize it (the shape is kept, so it never stretches). Press </w:t>
      </w:r>
      <w:r>
        <w:rPr>
          <w:i/>
          <w:iCs/>
        </w:rPr>
        <w:t>Delete</w:t>
      </w:r>
      <w:r>
        <w:t xml:space="preserve"> to remove a selected photo.</w:t>
      </w:r>
    </w:p>
    <w:p w14:paraId="14E3C3B0" w14:textId="77777777" w:rsidR="00BF2667" w:rsidRDefault="00C348C6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Open again to add another picture.</w:t>
      </w:r>
      <w:r>
        <w:t xml:space="preserve"> Each </w:t>
      </w:r>
      <w:r>
        <w:rPr>
          <w:rStyle w:val="Strong"/>
          <w:rFonts w:eastAsia="Times New Roman"/>
        </w:rPr>
        <w:t>Open</w:t>
      </w:r>
      <w:r>
        <w:t xml:space="preserve"> adds a layer, so you can build a scene — a background behind, a subject in front — and turn the whole composite into one mosaic.</w:t>
      </w:r>
    </w:p>
    <w:p w14:paraId="00D7052B" w14:textId="77777777" w:rsidR="00BF2667" w:rsidRDefault="00C348C6">
      <w:pPr>
        <w:pStyle w:val="NormalWeb"/>
        <w:spacing w:beforeAutospacing="0" w:afterAutospacing="0"/>
      </w:pPr>
      <w:r>
        <w:rPr>
          <w:i/>
          <w:iCs/>
        </w:rPr>
        <w:t>Layer order (which picture is in front).</w:t>
      </w:r>
      <w:r>
        <w:t xml:space="preserve"> Select a picture to open its panel on the right, then use the layer controls there to send it forward or back, so the foreground animal sits on top of the background.</w:t>
      </w:r>
    </w:p>
    <w:p w14:paraId="53EDE802" w14:textId="77777777" w:rsidR="00BF2667" w:rsidRDefault="00C348C6">
      <w:pPr>
        <w:pStyle w:val="Heading2"/>
        <w:rPr>
          <w:rFonts w:eastAsia="Times New Roman"/>
        </w:rPr>
      </w:pPr>
      <w:bookmarkStart w:id="3" w:name="_Toc236986551"/>
      <w:r>
        <w:rPr>
          <w:rFonts w:eastAsia="Times New Roman"/>
        </w:rPr>
        <w:t>4. Remove the background</w:t>
      </w:r>
      <w:bookmarkEnd w:id="3"/>
    </w:p>
    <w:p w14:paraId="68EA8711" w14:textId="77777777" w:rsidR="00BF2667" w:rsidRDefault="00C348C6">
      <w:pPr>
        <w:pStyle w:val="NormalWeb"/>
        <w:spacing w:before="0" w:beforeAutospacing="0" w:after="60" w:afterAutospacing="0"/>
      </w:pPr>
      <w:r>
        <w:t>Remove Background clears the backdrop from a picture so that only the subject becomes tiles:</w:t>
      </w:r>
    </w:p>
    <w:p w14:paraId="084C8387" w14:textId="77777777" w:rsidR="00BF2667" w:rsidRDefault="00C348C6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t>Select the picture.</w:t>
      </w:r>
    </w:p>
    <w:p w14:paraId="7A5E782E" w14:textId="77777777" w:rsidR="00BF2667" w:rsidRDefault="00C348C6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t xml:space="preserve">In its panel, turn on </w:t>
      </w:r>
      <w:r>
        <w:rPr>
          <w:rStyle w:val="Strong"/>
          <w:rFonts w:eastAsia="Times New Roman"/>
        </w:rPr>
        <w:t>Remove Background</w:t>
      </w:r>
      <w:r>
        <w:t>. Sangala clears the backdrop from the edges inward and leaves the subject — keeping interior whites (a crane's white belly stays; only the true background goes).</w:t>
      </w:r>
    </w:p>
    <w:p w14:paraId="15356803" w14:textId="77777777" w:rsidR="00BF2667" w:rsidRDefault="00C348C6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t xml:space="preserve">The original is never lost. Turn </w:t>
      </w:r>
      <w:r>
        <w:rPr>
          <w:rStyle w:val="Strong"/>
          <w:rFonts w:eastAsia="Times New Roman"/>
        </w:rPr>
        <w:t>Remove Background</w:t>
      </w:r>
      <w:r>
        <w:t xml:space="preserve"> off to bring the backdrop back.</w:t>
      </w:r>
    </w:p>
    <w:p w14:paraId="3CE3F2C3" w14:textId="77777777" w:rsidR="00BF2667" w:rsidRDefault="00C348C6">
      <w:pPr>
        <w:pStyle w:val="NormalWeb"/>
        <w:spacing w:beforeAutospacing="0" w:afterAutospacing="0"/>
      </w:pPr>
      <w:r>
        <w:t xml:space="preserve">With the background removed, the empty area around the subject becomes </w:t>
      </w:r>
      <w:r>
        <w:rPr>
          <w:rStyle w:val="Strong"/>
          <w:rFonts w:eastAsia="Times New Roman"/>
        </w:rPr>
        <w:t>empty cells</w:t>
      </w:r>
      <w:r>
        <w:t xml:space="preserve"> in the mosaic (or bare baseplate), not tiles.</w:t>
      </w:r>
    </w:p>
    <w:p w14:paraId="0FE4FB1C" w14:textId="77777777" w:rsidR="00BF2667" w:rsidRDefault="00C348C6">
      <w:pPr>
        <w:pStyle w:val="Heading2"/>
        <w:rPr>
          <w:rFonts w:eastAsia="Times New Roman"/>
        </w:rPr>
      </w:pPr>
      <w:bookmarkStart w:id="4" w:name="_Toc236986552"/>
      <w:r>
        <w:rPr>
          <w:rFonts w:eastAsia="Times New Roman"/>
        </w:rPr>
        <w:lastRenderedPageBreak/>
        <w:t>5. The grid — framing the mosaic</w:t>
      </w:r>
      <w:bookmarkEnd w:id="4"/>
    </w:p>
    <w:p w14:paraId="5E821399" w14:textId="77777777" w:rsidR="00BF2667" w:rsidRDefault="00C348C6">
      <w:pPr>
        <w:pStyle w:val="NormalWeb"/>
        <w:spacing w:before="0" w:beforeAutospacing="0" w:after="60" w:afterAutospacing="0"/>
      </w:pPr>
      <w:r>
        <w:t xml:space="preserve">The </w:t>
      </w:r>
      <w:r>
        <w:rPr>
          <w:rStyle w:val="Strong"/>
          <w:rFonts w:eastAsia="Times New Roman"/>
        </w:rPr>
        <w:t>grid frame</w:t>
      </w:r>
      <w:r>
        <w:t xml:space="preserve"> is the box on the workspace that decides what becomes the mosaic and how fine it is. Whatever falls </w:t>
      </w:r>
      <w:r>
        <w:rPr>
          <w:rStyle w:val="Strong"/>
          <w:rFonts w:eastAsia="Times New Roman"/>
        </w:rPr>
        <w:t>inside</w:t>
      </w:r>
      <w:r>
        <w:t xml:space="preserve"> the frame is what gets built.</w:t>
      </w:r>
    </w:p>
    <w:p w14:paraId="3F36B7CA" w14:textId="77777777" w:rsidR="00BF2667" w:rsidRDefault="00C348C6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1455620" wp14:editId="1C05D468">
            <wp:extent cx="3017520" cy="2984464"/>
            <wp:effectExtent l="0" t="0" r="0" b="0"/>
            <wp:docPr id="1001" name="Fig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Figur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86BE" w14:textId="07C05AFB" w:rsidR="00BF2667" w:rsidRDefault="00C348C6">
      <w:pPr>
        <w:spacing w:before="60" w:after="120"/>
        <w:jc w:val="center"/>
      </w:pPr>
      <w:r>
        <w:rPr>
          <w:i/>
          <w:iCs/>
        </w:rPr>
        <w:t>Figure 3.</w:t>
      </w:r>
      <w:r>
        <w:rPr>
          <w:i/>
          <w:iCs/>
        </w:rPr>
        <w:t xml:space="preserve"> A photo positioned under the grid — whatever falls inside the frame becomes the mosaic.</w:t>
      </w:r>
    </w:p>
    <w:p w14:paraId="6D7EF000" w14:textId="77777777" w:rsidR="00BF2667" w:rsidRDefault="00C348C6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Move it</w:t>
      </w:r>
      <w:r>
        <w:t xml:space="preserve"> — drag the frame's border. </w:t>
      </w:r>
      <w:r>
        <w:rPr>
          <w:i/>
          <w:iCs/>
        </w:rPr>
        <w:t>Resize it</w:t>
      </w:r>
      <w:r>
        <w:t xml:space="preserve"> — drag a corner (the cells stay square).</w:t>
      </w:r>
    </w:p>
    <w:p w14:paraId="39CA2D0E" w14:textId="77777777" w:rsidR="00BF2667" w:rsidRDefault="00C348C6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Fit to Photo</w:t>
      </w:r>
      <w:r>
        <w:t xml:space="preserve"> — one press lays the grid over the photo for you: the largest area of the grid’s shape that fits the picture. Adjust from there if you want a different </w:t>
      </w:r>
      <w:proofErr w:type="gramStart"/>
      <w:r>
        <w:t>framing</w:t>
      </w:r>
      <w:proofErr w:type="gramEnd"/>
      <w:r>
        <w:t>.</w:t>
      </w:r>
    </w:p>
    <w:p w14:paraId="1C2F5212" w14:textId="77777777" w:rsidR="0076167F" w:rsidRDefault="00C348C6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Across and Down</w:t>
      </w:r>
      <w:r>
        <w:t xml:space="preserve"> — in the </w:t>
      </w:r>
      <w:r>
        <w:rPr>
          <w:i/>
          <w:iCs/>
        </w:rPr>
        <w:t>Grid Controls</w:t>
      </w:r>
      <w:r>
        <w:t xml:space="preserve"> section of Setup (press </w:t>
      </w:r>
      <w:r>
        <w:rPr>
          <w:i/>
          <w:iCs/>
        </w:rPr>
        <w:t>Settings</w:t>
      </w:r>
      <w:r>
        <w:t xml:space="preserve">), set how many tiles </w:t>
      </w:r>
      <w:proofErr w:type="gramStart"/>
      <w:r>
        <w:t>wide</w:t>
      </w:r>
      <w:proofErr w:type="gramEnd"/>
      <w:r>
        <w:t xml:space="preserve"> and tall. The standard baseplate is 32 × 32, and that is the default. The readout shows the real size — 32 × 32 tiles </w:t>
      </w:r>
      <w:proofErr w:type="gramStart"/>
      <w:r>
        <w:t>is</w:t>
      </w:r>
      <w:proofErr w:type="gramEnd"/>
      <w:r>
        <w:t xml:space="preserve"> about 256 mm square. A new size takes effect when you press Enter or leave the field, not while you are still typing it. If a mosaic is already there, the tiles that still fit are carried across and any that fall outside are counted for you; </w:t>
      </w:r>
      <w:r>
        <w:rPr>
          <w:i/>
          <w:iCs/>
        </w:rPr>
        <w:t>Ctrl-Z</w:t>
      </w:r>
      <w:r>
        <w:t xml:space="preserve"> puts the old grid back.</w:t>
      </w:r>
    </w:p>
    <w:p w14:paraId="5E6C4A2A" w14:textId="77777777" w:rsidR="00BF2667" w:rsidRDefault="00C348C6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Show</w:t>
      </w:r>
      <w:r>
        <w:t xml:space="preserve"> — three checkboxes for what you see on the workspace: </w:t>
      </w:r>
      <w:r>
        <w:rPr>
          <w:rStyle w:val="Strong"/>
          <w:rFonts w:eastAsia="Times New Roman"/>
        </w:rPr>
        <w:t>Grid</w:t>
      </w:r>
      <w:r>
        <w:t xml:space="preserve"> (the cell lines and the row and column labels — numbers across the top, letters down the side — that you follow while building), </w:t>
      </w:r>
      <w:r>
        <w:rPr>
          <w:rStyle w:val="Strong"/>
          <w:rFonts w:eastAsia="Times New Roman"/>
        </w:rPr>
        <w:t>Baseplate</w:t>
      </w:r>
      <w:r>
        <w:t xml:space="preserve"> (the studded plate behind the tiles), and </w:t>
      </w:r>
      <w:r>
        <w:rPr>
          <w:rStyle w:val="Strong"/>
          <w:rFonts w:eastAsia="Times New Roman"/>
        </w:rPr>
        <w:t>Box</w:t>
      </w:r>
      <w:r>
        <w:t xml:space="preserve"> (the outline around the mosaic). Turn any of them off — turn all three off to see just the mosaic itself.</w:t>
      </w:r>
    </w:p>
    <w:p w14:paraId="7B660DFD" w14:textId="77777777" w:rsidR="00BF2667" w:rsidRDefault="00C348C6">
      <w:pPr>
        <w:pStyle w:val="NormalWeb"/>
        <w:spacing w:beforeAutospacing="0" w:afterAutospacing="0"/>
      </w:pPr>
      <w:r>
        <w:t xml:space="preserve">Fewer tiles across make bigger, blockier tiles and a coarser picture; more </w:t>
      </w:r>
      <w:proofErr w:type="gramStart"/>
      <w:r>
        <w:t>make</w:t>
      </w:r>
      <w:proofErr w:type="gramEnd"/>
      <w:r>
        <w:t xml:space="preserve"> a finer picture that needs more, smaller tiles.</w:t>
      </w:r>
    </w:p>
    <w:p w14:paraId="15338FDC" w14:textId="77777777" w:rsidR="00BF2667" w:rsidRDefault="00C348C6">
      <w:pPr>
        <w:pStyle w:val="Heading2"/>
        <w:rPr>
          <w:rFonts w:eastAsia="Times New Roman"/>
        </w:rPr>
      </w:pPr>
      <w:bookmarkStart w:id="5" w:name="_Toc236986553"/>
      <w:r>
        <w:rPr>
          <w:rFonts w:eastAsia="Times New Roman"/>
        </w:rPr>
        <w:t>6. Build It!</w:t>
      </w:r>
      <w:bookmarkEnd w:id="5"/>
    </w:p>
    <w:p w14:paraId="7622A297" w14:textId="77777777" w:rsidR="00BF2667" w:rsidRDefault="00C348C6">
      <w:pPr>
        <w:pStyle w:val="NormalWeb"/>
        <w:spacing w:beforeAutospacing="0" w:afterAutospacing="0"/>
      </w:pPr>
      <w:r>
        <w:t xml:space="preserve">Press the green </w:t>
      </w:r>
      <w:r>
        <w:rPr>
          <w:rStyle w:val="Strong"/>
          <w:rFonts w:eastAsia="Times New Roman"/>
        </w:rPr>
        <w:t>Build It!</w:t>
      </w:r>
      <w:r>
        <w:t xml:space="preserve"> button and Sangala maps the framed picture to your palette colors, cell by cell, and shows the result on its baseplate. </w:t>
      </w:r>
      <w:r>
        <w:rPr>
          <w:rStyle w:val="Strong"/>
          <w:rFonts w:eastAsia="Times New Roman"/>
        </w:rPr>
        <w:t>Transparent</w:t>
      </w:r>
      <w:r>
        <w:t xml:space="preserve"> lets you check it against the photo. Building again over a same-size mosaic is one undo step — Ctrl-Z brings the previous mosaic back.</w:t>
      </w:r>
    </w:p>
    <w:p w14:paraId="29C4797C" w14:textId="77777777" w:rsidR="00BF2667" w:rsidRDefault="00C348C6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6B257E6" wp14:editId="22E2DC49">
            <wp:extent cx="3017520" cy="2984464"/>
            <wp:effectExtent l="0" t="0" r="0" b="0"/>
            <wp:docPr id="1002" name="Fig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Figur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62FC" w14:textId="481371F0" w:rsidR="00BF2667" w:rsidRDefault="00C348C6">
      <w:pPr>
        <w:spacing w:before="60" w:after="120"/>
        <w:jc w:val="center"/>
      </w:pPr>
      <w:r>
        <w:rPr>
          <w:i/>
          <w:iCs/>
        </w:rPr>
        <w:t>Figure 4.</w:t>
      </w:r>
      <w:r>
        <w:rPr>
          <w:i/>
          <w:iCs/>
        </w:rPr>
        <w:t xml:space="preserve"> The finished mosaic on its baseplate.</w:t>
      </w:r>
    </w:p>
    <w:p w14:paraId="3F634EB0" w14:textId="77777777" w:rsidR="00BF2667" w:rsidRDefault="00C348C6">
      <w:pPr>
        <w:pStyle w:val="NormalWeb"/>
        <w:spacing w:before="0" w:beforeAutospacing="0" w:after="60" w:afterAutospacing="0"/>
      </w:pPr>
      <w:r>
        <w:t xml:space="preserve">Two controls in Adjust Mosaic set how the photo is </w:t>
      </w:r>
      <w:proofErr w:type="gramStart"/>
      <w:r>
        <w:t>mapped, and</w:t>
      </w:r>
      <w:proofErr w:type="gramEnd"/>
      <w:r>
        <w:t xml:space="preserve"> apply at the next Build It!:</w:t>
      </w:r>
    </w:p>
    <w:p w14:paraId="5FCE9A91" w14:textId="77777777" w:rsidR="00BF2667" w:rsidRDefault="00C348C6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Ignore the background</w:t>
      </w:r>
      <w:r>
        <w:t xml:space="preserve"> (on by default) — treats the removed or empty background as empty cells, so thin parts like legs survive instead of being outvoted by a sea of sky.</w:t>
      </w:r>
    </w:p>
    <w:p w14:paraId="140C8458" w14:textId="77777777" w:rsidR="00BF2667" w:rsidRDefault="00C348C6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Clean up stray tiles</w:t>
      </w:r>
      <w:r>
        <w:t xml:space="preserve"> — gently </w:t>
      </w:r>
      <w:proofErr w:type="gramStart"/>
      <w:r>
        <w:t>fills</w:t>
      </w:r>
      <w:proofErr w:type="gramEnd"/>
      <w:r>
        <w:t xml:space="preserve"> single-tile holes and </w:t>
      </w:r>
      <w:proofErr w:type="gramStart"/>
      <w:r>
        <w:t>drops</w:t>
      </w:r>
      <w:proofErr w:type="gramEnd"/>
      <w:r>
        <w:t xml:space="preserve"> lone stray tiles, so the mosaic reads cleanly without erasing real detail.</w:t>
      </w:r>
    </w:p>
    <w:p w14:paraId="3F3DEB60" w14:textId="77777777" w:rsidR="00BF2667" w:rsidRDefault="00C348C6">
      <w:pPr>
        <w:pStyle w:val="NormalWeb"/>
        <w:spacing w:before="0" w:beforeAutospacing="0" w:after="60" w:afterAutospacing="0"/>
      </w:pPr>
      <w:r>
        <w:t>The other three adjust the mosaic as it stands: every filled cell is re-mapped from its own source color — hand-placed tiles included. Filled cells stay filled, empty cells stay empty, and each slider gesture is one undo step:</w:t>
      </w:r>
    </w:p>
    <w:p w14:paraId="457B9FAF" w14:textId="77777777" w:rsidR="00BF2667" w:rsidRDefault="00C348C6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Colors</w:t>
      </w:r>
      <w:r>
        <w:t xml:space="preserve"> — how many different tile colors to reduce the picture to. A low number gives a bolder, simpler mosaic; a high number gives more shading. Sangala always snaps these to the nearest palette colors.</w:t>
      </w:r>
    </w:p>
    <w:p w14:paraId="32A9E64D" w14:textId="77777777" w:rsidR="00BF2667" w:rsidRDefault="00C348C6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Contrast</w:t>
      </w:r>
      <w:r>
        <w:t xml:space="preserve"> and </w:t>
      </w:r>
      <w:r>
        <w:rPr>
          <w:rStyle w:val="Strong"/>
          <w:rFonts w:eastAsia="Times New Roman"/>
        </w:rPr>
        <w:t>Brightness</w:t>
      </w:r>
      <w:r>
        <w:t xml:space="preserve"> — shift every filled cell’s color, darker, lighter, or further apart, before it snaps to the nearest palette color.</w:t>
      </w:r>
    </w:p>
    <w:p w14:paraId="3AF4D6C3" w14:textId="77777777" w:rsidR="00BF2667" w:rsidRDefault="00C348C6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Clear Mosaic</w:t>
      </w:r>
      <w:r>
        <w:t xml:space="preserve"> — empties every cell as one undo step. Photos, palette, grid, and parts stay.</w:t>
      </w:r>
    </w:p>
    <w:p w14:paraId="5DDFD8EB" w14:textId="77777777" w:rsidR="00BF2667" w:rsidRDefault="00C348C6">
      <w:pPr>
        <w:pStyle w:val="NormalWeb"/>
        <w:spacing w:beforeAutospacing="0" w:afterAutospacing="0"/>
      </w:pPr>
      <w:r>
        <w:t>Cells can also be edited one at a time with the hand tools (Section 10).</w:t>
      </w:r>
    </w:p>
    <w:p w14:paraId="6F91A6A8" w14:textId="77777777" w:rsidR="00BF2667" w:rsidRDefault="00C348C6">
      <w:pPr>
        <w:pStyle w:val="Heading2"/>
        <w:rPr>
          <w:rFonts w:eastAsia="Times New Roman"/>
        </w:rPr>
      </w:pPr>
      <w:bookmarkStart w:id="6" w:name="_Toc236986554"/>
      <w:r>
        <w:rPr>
          <w:rFonts w:eastAsia="Times New Roman"/>
        </w:rPr>
        <w:t>7. Line art: rendering a drawing</w:t>
      </w:r>
      <w:bookmarkEnd w:id="6"/>
    </w:p>
    <w:p w14:paraId="41B35B77" w14:textId="77777777" w:rsidR="00BF2667" w:rsidRDefault="00C348C6">
      <w:pPr>
        <w:pStyle w:val="NormalWeb"/>
        <w:spacing w:before="0" w:beforeAutospacing="0" w:after="60" w:afterAutospacing="0"/>
      </w:pPr>
      <w:r>
        <w:t>Sample as line art (in Adjust Mosaic) suits a drawing rather than a photograph. Every cell is judged to be line, color, or paper: a cell mostly covered by ink takes Black, a cell carrying color takes that color, and a cell with neither is left empty, so the paper of the drawing becomes bare baseplate. With the setting off, a cell instead takes the average of the pixels beneath it, and a cell straddling an ink line averages ink and paper together into a gray that appears nowhere in the drawing.</w:t>
      </w:r>
    </w:p>
    <w:p w14:paraId="18C8B561" w14:textId="77777777" w:rsidR="00BF2667" w:rsidRDefault="00C348C6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1455620" wp14:editId="1C05D468">
            <wp:extent cx="5394960" cy="1888991"/>
            <wp:effectExtent l="0" t="0" r="0" b="0"/>
            <wp:docPr id="178688822" name="Fig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Figure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88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1936" w14:textId="305D08BF" w:rsidR="00BF2667" w:rsidRDefault="00C348C6">
      <w:pPr>
        <w:spacing w:before="60" w:after="120"/>
        <w:jc w:val="center"/>
      </w:pPr>
      <w:r>
        <w:rPr>
          <w:i/>
          <w:iCs/>
        </w:rPr>
        <w:t>Figure 5.</w:t>
      </w:r>
      <w:r>
        <w:rPr>
          <w:i/>
          <w:iCs/>
        </w:rPr>
        <w:t xml:space="preserve"> The same drawing averaged, and with Sample as line art on.</w:t>
      </w:r>
    </w:p>
    <w:p w14:paraId="314B17B1" w14:textId="77777777" w:rsidR="00BF2667" w:rsidRDefault="00C348C6">
      <w:pPr>
        <w:pStyle w:val="NormalWeb"/>
        <w:spacing w:before="0" w:beforeAutospacing="0" w:after="60" w:afterAutospacing="0"/>
      </w:pPr>
      <w:r>
        <w:t>The line is drawn in Black. If Black is switched off in the palette, the status line names the color used in its place. Line art works with any medium; in Dots the drawing reads as marks on paper, which is closest to how it was made.</w:t>
      </w:r>
    </w:p>
    <w:p w14:paraId="28D8AA6F" w14:textId="77777777" w:rsidR="00BF2667" w:rsidRDefault="00C348C6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1455620" wp14:editId="1C05D468">
            <wp:extent cx="5669280" cy="1839760"/>
            <wp:effectExtent l="0" t="0" r="0" b="0"/>
            <wp:docPr id="1877548301" name="Fig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Figure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3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2298" w14:textId="4EC6BA20" w:rsidR="00BF2667" w:rsidRDefault="00C348C6">
      <w:pPr>
        <w:spacing w:before="60" w:after="120"/>
        <w:jc w:val="center"/>
      </w:pPr>
      <w:r>
        <w:rPr>
          <w:i/>
          <w:iCs/>
        </w:rPr>
        <w:t>Figure 6.</w:t>
      </w:r>
      <w:r>
        <w:rPr>
          <w:i/>
          <w:iCs/>
        </w:rPr>
        <w:t xml:space="preserve"> A drawing rendered as dots, beside its source.</w:t>
      </w:r>
    </w:p>
    <w:p w14:paraId="2EAED286" w14:textId="77777777" w:rsidR="00BF2667" w:rsidRDefault="00C348C6">
      <w:pPr>
        <w:pStyle w:val="Heading2"/>
        <w:rPr>
          <w:rFonts w:eastAsia="Times New Roman"/>
        </w:rPr>
      </w:pPr>
      <w:bookmarkStart w:id="7" w:name="_Toc236986555"/>
      <w:r>
        <w:rPr>
          <w:rFonts w:eastAsia="Times New Roman"/>
        </w:rPr>
        <w:t>8. The medium: tiles, dots, and beads</w:t>
      </w:r>
      <w:bookmarkEnd w:id="7"/>
    </w:p>
    <w:p w14:paraId="03CF2617" w14:textId="77777777" w:rsidR="00BF2667" w:rsidRDefault="00C348C6">
      <w:pPr>
        <w:pStyle w:val="NormalWeb"/>
        <w:spacing w:before="0" w:beforeAutospacing="0" w:after="60" w:afterAutospacing="0"/>
      </w:pPr>
      <w:r>
        <w:t xml:space="preserve">The built mosaic sits on a </w:t>
      </w:r>
      <w:r>
        <w:rPr>
          <w:rStyle w:val="Strong"/>
          <w:rFonts w:eastAsia="Times New Roman"/>
        </w:rPr>
        <w:t>baseplate</w:t>
      </w:r>
      <w:r>
        <w:t xml:space="preserve"> — the studded plate the tiles snap </w:t>
      </w:r>
      <w:proofErr w:type="gramStart"/>
      <w:r>
        <w:t>onto —</w:t>
      </w:r>
      <w:proofErr w:type="gramEnd"/>
      <w:r>
        <w:t xml:space="preserve"> so you see it the way it will really look.</w:t>
      </w:r>
    </w:p>
    <w:p w14:paraId="3CF4F7CE" w14:textId="77777777" w:rsidR="00BF2667" w:rsidRDefault="00C348C6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Baseplate color</w:t>
      </w:r>
      <w:r>
        <w:t xml:space="preserve"> — choose from the </w:t>
      </w:r>
      <w:r>
        <w:rPr>
          <w:i/>
          <w:iCs/>
        </w:rPr>
        <w:t>Baseplate</w:t>
      </w:r>
      <w:r>
        <w:t xml:space="preserve"> swatches in Setup (press </w:t>
      </w:r>
      <w:r>
        <w:rPr>
          <w:i/>
          <w:iCs/>
        </w:rPr>
        <w:t>Settings</w:t>
      </w:r>
      <w:r>
        <w:t xml:space="preserve">). These are limited to the colors LEGO actually sells baseplates in (White, Green, Gray, Blue, Sand (Tan), Black, Red, and Light Blue). </w:t>
      </w:r>
      <w:r>
        <w:rPr>
          <w:rStyle w:val="Strong"/>
          <w:rFonts w:eastAsia="Times New Roman"/>
        </w:rPr>
        <w:t>White</w:t>
      </w:r>
      <w:r>
        <w:t xml:space="preserve"> is the default.</w:t>
      </w:r>
    </w:p>
    <w:p w14:paraId="1CD35D33" w14:textId="77777777" w:rsidR="00BF2667" w:rsidRDefault="00C348C6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Show or hide</w:t>
      </w:r>
      <w:r>
        <w:t xml:space="preserve"> — the </w:t>
      </w:r>
      <w:r>
        <w:rPr>
          <w:rStyle w:val="Strong"/>
          <w:rFonts w:eastAsia="Times New Roman"/>
        </w:rPr>
        <w:t>Baseplate</w:t>
      </w:r>
      <w:r>
        <w:t xml:space="preserve"> checkbox hides the plate for a clean, chart-like view of just the tiles (handy for reading the pattern). With the plate shown, the studs mark the grid; hide it and the cell lines return so empty cells stay clear.</w:t>
      </w:r>
    </w:p>
    <w:p w14:paraId="73AB2C50" w14:textId="77777777" w:rsidR="00BF2667" w:rsidRDefault="00C348C6">
      <w:pPr>
        <w:pStyle w:val="NormalWeb"/>
        <w:spacing w:before="0" w:beforeAutospacing="0" w:after="60" w:afterAutospacing="0"/>
      </w:pPr>
      <w:r>
        <w:rPr>
          <w:i/>
          <w:iCs/>
        </w:rPr>
        <w:t xml:space="preserve">Medium (in Setup) chooses how the mosaic is drawn. Tiles </w:t>
      </w:r>
      <w:proofErr w:type="gramStart"/>
      <w:r>
        <w:rPr>
          <w:i/>
          <w:iCs/>
        </w:rPr>
        <w:t>is</w:t>
      </w:r>
      <w:proofErr w:type="gramEnd"/>
      <w:r>
        <w:rPr>
          <w:i/>
          <w:iCs/>
        </w:rPr>
        <w:t xml:space="preserve"> square LEGO tiles on the studded baseplate; Dots </w:t>
      </w:r>
      <w:proofErr w:type="gramStart"/>
      <w:r>
        <w:rPr>
          <w:i/>
          <w:iCs/>
        </w:rPr>
        <w:t>is</w:t>
      </w:r>
      <w:proofErr w:type="gramEnd"/>
      <w:r>
        <w:rPr>
          <w:i/>
          <w:iCs/>
        </w:rPr>
        <w:t xml:space="preserve"> dot stickers, or marker dots, on poster paper; Beads </w:t>
      </w:r>
      <w:proofErr w:type="gramStart"/>
      <w:r>
        <w:rPr>
          <w:i/>
          <w:iCs/>
        </w:rPr>
        <w:t>is</w:t>
      </w:r>
      <w:proofErr w:type="gramEnd"/>
      <w:r>
        <w:rPr>
          <w:i/>
          <w:iCs/>
        </w:rPr>
        <w:t xml:space="preserve"> round beads on a plain tray. For Dots and Beads the Baseplate color is that surface and shows between the elements; only Tiles has studs, so with Grid on the cell lines show. The palette is named for the medium — Tile Colors, Dot Colors, or Bead Colors — and Dots offers sixteen colors the others do not. The choice carries through the workspace, the saved image, and the printed sheet, and saves with the project.</w:t>
      </w:r>
    </w:p>
    <w:p w14:paraId="08D00183" w14:textId="77777777" w:rsidR="00B72C9A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5D80F73" wp14:editId="0CD58B04">
            <wp:extent cx="4754880" cy="2194560"/>
            <wp:effectExtent l="0" t="0" r="0" b="0"/>
            <wp:docPr id="2002" name="Figure2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" name="Figure20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A93A" w14:textId="77777777" w:rsidR="00B72C9A" w:rsidRDefault="00000000">
      <w:pPr>
        <w:spacing w:before="60" w:after="120"/>
        <w:jc w:val="center"/>
      </w:pPr>
      <w:r>
        <w:rPr>
          <w:i/>
          <w:iCs/>
        </w:rPr>
        <w:t>Figure 7. The same mosaic drawn as tiles, as dots, and as beads.</w:t>
      </w:r>
    </w:p>
    <w:p w14:paraId="7C26D71B" w14:textId="77777777" w:rsidR="00BF2667" w:rsidRDefault="00C348C6">
      <w:pPr>
        <w:pStyle w:val="Heading2"/>
        <w:rPr>
          <w:rFonts w:eastAsia="Times New Roman"/>
        </w:rPr>
      </w:pPr>
      <w:bookmarkStart w:id="8" w:name="_Toc236986556"/>
      <w:r>
        <w:rPr>
          <w:rFonts w:eastAsia="Times New Roman"/>
        </w:rPr>
        <w:t>9. Seeing the mosaic</w:t>
      </w:r>
      <w:bookmarkEnd w:id="8"/>
    </w:p>
    <w:p w14:paraId="79171A1F" w14:textId="77777777" w:rsidR="00BF2667" w:rsidRDefault="00C348C6">
      <w:pPr>
        <w:pStyle w:val="NormalWeb"/>
        <w:spacing w:before="0" w:beforeAutospacing="0" w:after="60" w:afterAutospacing="0"/>
      </w:pPr>
      <w:r>
        <w:t>The mosaic sits in the grid, so it is always on screen. Two ways to compare it with the photo:</w:t>
      </w:r>
    </w:p>
    <w:p w14:paraId="06520616" w14:textId="77777777" w:rsidR="00BF2667" w:rsidRDefault="00C348C6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Side by side</w:t>
      </w:r>
      <w:r>
        <w:t xml:space="preserve"> — the workspace stays live, so </w:t>
      </w:r>
      <w:r>
        <w:rPr>
          <w:rStyle w:val="Strong"/>
          <w:rFonts w:eastAsia="Times New Roman"/>
        </w:rPr>
        <w:t>Open</w:t>
      </w:r>
      <w:r>
        <w:t xml:space="preserve"> a copy of the photo and drag it beside the mosaic; adding or moving it never disturbs the mosaic.</w:t>
      </w:r>
    </w:p>
    <w:p w14:paraId="13C01FFC" w14:textId="77777777" w:rsidR="00BF2667" w:rsidRDefault="00C348C6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Transparent — make the tiles translucent so the photo </w:t>
      </w:r>
      <w:proofErr w:type="gramStart"/>
      <w:r>
        <w:rPr>
          <w:rStyle w:val="Strong"/>
          <w:rFonts w:eastAsia="Times New Roman"/>
        </w:rPr>
        <w:t>shows through</w:t>
      </w:r>
      <w:proofErr w:type="gramEnd"/>
      <w:r>
        <w:rPr>
          <w:rStyle w:val="Strong"/>
          <w:rFonts w:eastAsia="Times New Roman"/>
        </w:rPr>
        <w:t xml:space="preserve"> underneath. It </w:t>
      </w:r>
      <w:proofErr w:type="gramStart"/>
      <w:r>
        <w:rPr>
          <w:rStyle w:val="Strong"/>
          <w:rFonts w:eastAsia="Times New Roman"/>
        </w:rPr>
        <w:t>stays</w:t>
      </w:r>
      <w:proofErr w:type="gramEnd"/>
      <w:r>
        <w:rPr>
          <w:rStyle w:val="Strong"/>
          <w:rFonts w:eastAsia="Times New Roman"/>
        </w:rPr>
        <w:t xml:space="preserve"> available while painting (Section 10). The Transparency slider (in Adjust Mosaic, shown while Transparent is on) sets how much photo shows through; the setting saves with the project.</w:t>
      </w:r>
    </w:p>
    <w:p w14:paraId="4C97BD8B" w14:textId="77777777" w:rsidR="00BF2667" w:rsidRDefault="00C348C6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429AC2A" wp14:editId="7DBECAAE">
            <wp:extent cx="3017520" cy="2984464"/>
            <wp:effectExtent l="0" t="0" r="0" b="0"/>
            <wp:docPr id="1004" name="Fig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Figure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F63C5" w14:textId="5EF1C7F4" w:rsidR="00BF2667" w:rsidRDefault="00C348C6">
      <w:pPr>
        <w:spacing w:before="60" w:after="120"/>
        <w:jc w:val="center"/>
      </w:pPr>
      <w:r>
        <w:rPr>
          <w:i/>
          <w:iCs/>
        </w:rPr>
        <w:t>Figure 8.</w:t>
      </w:r>
      <w:r>
        <w:rPr>
          <w:i/>
          <w:iCs/>
        </w:rPr>
        <w:t xml:space="preserve"> Transparent makes the tiles translucent so the photo shows through.</w:t>
      </w:r>
    </w:p>
    <w:p w14:paraId="24B37A73" w14:textId="77777777" w:rsidR="00BF2667" w:rsidRDefault="00C348C6">
      <w:pPr>
        <w:pStyle w:val="Heading2"/>
        <w:rPr>
          <w:rFonts w:eastAsia="Times New Roman"/>
        </w:rPr>
      </w:pPr>
      <w:bookmarkStart w:id="9" w:name="_Toc236986557"/>
      <w:r>
        <w:rPr>
          <w:rFonts w:eastAsia="Times New Roman"/>
        </w:rPr>
        <w:t>10. Editing tiles by hand: Paint, Pick, Erase</w:t>
      </w:r>
      <w:bookmarkEnd w:id="9"/>
    </w:p>
    <w:p w14:paraId="146D4740" w14:textId="77777777" w:rsidR="0076167F" w:rsidRDefault="00C348C6">
      <w:pPr>
        <w:pStyle w:val="NormalWeb"/>
        <w:spacing w:before="0" w:beforeAutospacing="0" w:after="60" w:afterAutospacing="0"/>
      </w:pPr>
      <w:r>
        <w:t>Three tools on the left rail edit individual cells. They do not wait for a build: choosing one with nothing open starts an empty mosaic at the current grid size, so a design can be drawn tile by tile from the beginning. When to start a mosaic is your decision, not the program's.</w:t>
      </w:r>
    </w:p>
    <w:p w14:paraId="3F5321F0" w14:textId="77777777" w:rsidR="00BF2667" w:rsidRDefault="00C348C6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Paint</w:t>
      </w:r>
      <w:r>
        <w:t xml:space="preserve"> — click a color in the palette, then click or drag across cells to set them to that color. Hold Shift to erase instead, and release it to paint again, so a correction in the middle of a stroke needs no trip back to the tool rail. Right-click a cell to clear it.</w:t>
      </w:r>
    </w:p>
    <w:p w14:paraId="7349DD29" w14:textId="77777777" w:rsidR="00BF2667" w:rsidRDefault="00C348C6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Pick</w:t>
      </w:r>
      <w:r>
        <w:t xml:space="preserve"> — click a cell to grab its color, then keep painting with it.</w:t>
      </w:r>
    </w:p>
    <w:p w14:paraId="73B65A17" w14:textId="77777777" w:rsidR="00BF2667" w:rsidRDefault="00C348C6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Erase</w:t>
      </w:r>
      <w:r>
        <w:t xml:space="preserve"> — click or drag to clear cells back to empty (the baseplate shows through).</w:t>
      </w:r>
    </w:p>
    <w:p w14:paraId="35AB0949" w14:textId="77777777" w:rsidR="0076167F" w:rsidRDefault="00C348C6">
      <w:pPr>
        <w:pStyle w:val="NormalWeb"/>
        <w:spacing w:beforeAutospacing="0" w:afterAutospacing="0"/>
      </w:pPr>
      <w:r>
        <w:rPr>
          <w:i/>
          <w:iCs/>
        </w:rPr>
        <w:t>Undo is there.</w:t>
      </w:r>
      <w:r>
        <w:t xml:space="preserve"> </w:t>
      </w:r>
      <w:r>
        <w:rPr>
          <w:i/>
          <w:iCs/>
        </w:rPr>
        <w:t>Ctrl-Z</w:t>
      </w:r>
      <w:r>
        <w:t xml:space="preserve"> undoes your last stroke — a whole dragged line comes back in one press — and </w:t>
      </w:r>
      <w:r>
        <w:rPr>
          <w:i/>
          <w:iCs/>
        </w:rPr>
        <w:t>Ctrl-Y</w:t>
      </w:r>
      <w:r>
        <w:t xml:space="preserve"> (or </w:t>
      </w:r>
      <w:r>
        <w:rPr>
          <w:i/>
          <w:iCs/>
        </w:rPr>
        <w:t>Ctrl-Shift-Z</w:t>
      </w:r>
      <w:r>
        <w:t>) redoes it. Changing the grid size is a single step of its own, so that too can be undone. Building again over the photo replaces what is there, as does changing the photo itself.</w:t>
      </w:r>
    </w:p>
    <w:p>
      <w:pPr>
        <w:keepNext/>
        <w:spacing w:before="120"/>
        <w:jc w:val="center"/>
        <w:rPr>
          <w:ins w:id="4500" w:author="Figures" w:date="2026-08-10T00:00:00Z"/>
        </w:rPr>
      </w:pPr>
      <w:ins w:id="4000" w:author="Figures" w:date="2026-08-10T00:00:00Z">
        <w:r>
          <w:rPr>
            <w:noProof/>
          </w:rPr>
          <w:drawing>
            <wp:inline distT="0" distB="0" distL="0" distR="0">
              <wp:extent cx="3840480" cy="3761294"/>
              <wp:effectExtent l="0" t="0" r="0" b="0"/>
              <wp:docPr id="2100" name="Figure210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00" name="Figure2100.png"/>
                      <pic:cNvPicPr/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0480" cy="3761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>
      <w:pPr>
        <w:spacing w:before="60" w:after="120"/>
        <w:jc w:val="center"/>
        <w:rPr>
          <w:ins w:id="4505" w:author="Figures" w:date="2026-08-10T00:00:00Z"/>
        </w:rPr>
      </w:pPr>
      <w:ins w:id="4005" w:author="Figures" w:date="2026-08-10T00:00:00Z">
        <w:r>
          <w:rPr>
            <w:i/>
            <w:iCs/>
          </w:rPr>
          <w:t xml:space="preserve">Figure 9. The Paint tool, with a row of tiles painted over the built mosaic by hand.</w:t>
        </w:r>
      </w:ins>
    </w:p>
    <w:p w14:paraId="7D9002C4" w14:textId="77777777" w:rsidR="00BF2667" w:rsidRDefault="00C348C6">
      <w:pPr>
        <w:pStyle w:val="Heading2"/>
        <w:rPr>
          <w:rFonts w:eastAsia="Times New Roman"/>
        </w:rPr>
      </w:pPr>
      <w:bookmarkStart w:id="10" w:name="_Toc236986558"/>
      <w:r>
        <w:rPr>
          <w:rFonts w:eastAsia="Times New Roman"/>
        </w:rPr>
        <w:t>11. Grouping tiles into parts</w:t>
      </w:r>
      <w:bookmarkEnd w:id="10"/>
    </w:p>
    <w:p w14:paraId="18C723D3" w14:textId="77777777" w:rsidR="00BF2667" w:rsidRDefault="00214AAC">
      <w:pPr>
        <w:pStyle w:val="NormalWeb"/>
        <w:spacing w:before="0" w:beforeAutospacing="0" w:after="60" w:afterAutospacing="0"/>
      </w:pPr>
      <w:r>
        <w:t xml:space="preserve">Any group of tiles — a head, a leg, any region — can be selected and assigned a name. After a build, select tiles and </w:t>
      </w:r>
      <w:r>
        <w:rPr>
          <w:i/>
          <w:iCs/>
        </w:rPr>
        <w:t>Group</w:t>
      </w:r>
      <w:r>
        <w:t xml:space="preserve"> them:</w:t>
      </w:r>
    </w:p>
    <w:p w14:paraId="2AB60AA1" w14:textId="77777777" w:rsidR="00BF2667" w:rsidRDefault="00C348C6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Select Area</w:t>
      </w:r>
      <w:r>
        <w:t xml:space="preserve"> — drag a box to select the tiles inside it, whatever color they are.</w:t>
      </w:r>
    </w:p>
    <w:p w14:paraId="24C28613" w14:textId="77777777" w:rsidR="00BF2667" w:rsidRDefault="00C348C6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Wand</w:t>
      </w:r>
      <w:r>
        <w:t xml:space="preserve"> — click a tile to select the whole connected run of that color. The </w:t>
      </w:r>
      <w:r>
        <w:rPr>
          <w:i/>
          <w:iCs/>
        </w:rPr>
        <w:t>Similar Colors</w:t>
      </w:r>
      <w:r>
        <w:t xml:space="preserve"> slider (shown while the Wand is active) lets nearby colors join the run — at 0, only the exact color; moving it re-grows the last clicked run.</w:t>
      </w:r>
    </w:p>
    <w:p w14:paraId="559E5A99" w14:textId="77777777" w:rsidR="00BF2667" w:rsidRDefault="00C348C6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Shift</w:t>
      </w:r>
      <w:r>
        <w:t xml:space="preserve">-click adds or drops a single tile; </w:t>
      </w:r>
      <w:r>
        <w:rPr>
          <w:i/>
          <w:iCs/>
        </w:rPr>
        <w:t>Alt</w:t>
      </w:r>
      <w:r>
        <w:t xml:space="preserve"> removes; </w:t>
      </w:r>
      <w:r>
        <w:rPr>
          <w:i/>
          <w:iCs/>
        </w:rPr>
        <w:t>Ctrl-D</w:t>
      </w:r>
      <w:r>
        <w:t xml:space="preserve"> deselects. The three selection tools all feed one selection, so mix them freely.</w:t>
      </w:r>
    </w:p>
    <w:p w14:paraId="3706754D" w14:textId="77777777" w:rsidR="00BF2667" w:rsidRDefault="00C348C6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Group</w:t>
      </w:r>
      <w:r>
        <w:t xml:space="preserve"> turns the selection into a named part. </w:t>
      </w:r>
      <w:r>
        <w:rPr>
          <w:i/>
          <w:iCs/>
        </w:rPr>
        <w:t>Select</w:t>
      </w:r>
      <w:r>
        <w:t xml:space="preserve"> (the arrow) reselects a part with one click; change its tiles and the button reads </w:t>
      </w:r>
      <w:r>
        <w:rPr>
          <w:i/>
          <w:iCs/>
        </w:rPr>
        <w:t>Update Part</w:t>
      </w:r>
      <w:r>
        <w:t xml:space="preserve"> — press it to keep the change.</w:t>
      </w:r>
    </w:p>
    <w:p w14:paraId="0DCEDD06" w14:textId="77777777" w:rsidR="0076167F" w:rsidRDefault="00C348C6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Move a part</w:t>
      </w:r>
      <w:r>
        <w:t xml:space="preserve"> — with a part selected, the arrow keys shift it one stud at a time. Its tiles and its outline travel together, so nothing is left behind at the old position, and a run of presses undoes in a single Ctrl-Z. A part stops at the edge of the plate, and it covers whatever it is moved onto.</w:t>
      </w:r>
    </w:p>
    <w:p w14:paraId="5401DEAF" w14:textId="77777777" w:rsidR="00BF2667" w:rsidRDefault="00C348C6">
      <w:pPr>
        <w:pStyle w:val="NormalWeb"/>
        <w:spacing w:before="0" w:beforeAutospacing="0" w:after="60" w:afterAutospacing="0"/>
      </w:pPr>
      <w:r>
        <w:t>Parts are saved in the project and keep their names when it is reopened.</w:t>
      </w:r>
    </w:p>
    <w:p>
      <w:pPr>
        <w:keepNext/>
        <w:spacing w:before="120"/>
        <w:jc w:val="center"/>
        <w:rPr>
          <w:ins w:id="4510" w:author="Figures" w:date="2026-08-10T00:00:00Z"/>
        </w:rPr>
      </w:pPr>
      <w:ins w:id="4010" w:author="Figures" w:date="2026-08-10T00:00:00Z">
        <w:r>
          <w:rPr>
            <w:noProof/>
          </w:rPr>
          <w:drawing>
            <wp:inline distT="0" distB="0" distL="0" distR="0">
              <wp:extent cx="4572000" cy="3026071"/>
              <wp:effectExtent l="0" t="0" r="0" b="0"/>
              <wp:docPr id="2101" name="Figure210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01" name="Figure2101.png"/>
                      <pic:cNvPicPr/>
                    </pic:nvPicPr>
                    <pic:blipFill>
                      <a:blip r:embed="rId2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0" cy="302607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>
      <w:pPr>
        <w:spacing w:before="60" w:after="120"/>
        <w:jc w:val="center"/>
        <w:rPr>
          <w:ins w:id="4515" w:author="Figures" w:date="2026-08-10T00:00:00Z"/>
        </w:rPr>
      </w:pPr>
      <w:ins w:id="4015" w:author="Figures" w:date="2026-08-10T00:00:00Z">
        <w:r>
          <w:rPr>
            <w:i/>
            <w:iCs/>
          </w:rPr>
          <w:t xml:space="preserve">Figure 10. A selection grouped into a part, outlined on the mosaic and listed on the right.</w:t>
        </w:r>
      </w:ins>
    </w:p>
    <w:p w14:paraId="66C8BF8E" w14:textId="77777777" w:rsidR="00BF2667" w:rsidRDefault="00C348C6">
      <w:pPr>
        <w:pStyle w:val="Heading2"/>
        <w:rPr>
          <w:rFonts w:eastAsia="Times New Roman"/>
        </w:rPr>
      </w:pPr>
      <w:bookmarkStart w:id="11" w:name="_Toc236986559"/>
      <w:r>
        <w:rPr>
          <w:rFonts w:eastAsia="Times New Roman"/>
        </w:rPr>
        <w:t>12. The tile list (bill of materials)</w:t>
      </w:r>
      <w:bookmarkEnd w:id="11"/>
    </w:p>
    <w:p w14:paraId="3E699E93" w14:textId="77777777" w:rsidR="00BF2667" w:rsidRDefault="00C348C6">
      <w:pPr>
        <w:pStyle w:val="NormalWeb"/>
        <w:spacing w:before="0" w:beforeAutospacing="0" w:after="60" w:afterAutospacing="0"/>
      </w:pPr>
      <w:r>
        <w:t>After Build It!, the status line gives the headline — how many tiles in how many colors. Save → Tile List writes the full list as a text file: every color with its count, sorted most-used first, and the grand total. Print puts the same counts beneath the picture on the printed sheet (Section 13). Because Sangala builds only from the palette, every line is a color in it.</w:t>
      </w:r>
    </w:p>
    <w:p>
      <w:pPr>
        <w:keepNext/>
        <w:spacing w:before="120"/>
        <w:jc w:val="center"/>
        <w:rPr>
          <w:ins w:id="4520" w:author="Figures" w:date="2026-08-10T00:00:00Z"/>
        </w:rPr>
      </w:pPr>
      <w:ins w:id="4020" w:author="Figures" w:date="2026-08-10T00:00:00Z">
        <w:r>
          <w:rPr>
            <w:noProof/>
          </w:rPr>
          <w:drawing>
            <wp:inline distT="0" distB="0" distL="0" distR="0">
              <wp:extent cx="5486400" cy="1067822"/>
              <wp:effectExtent l="0" t="0" r="0" b="0"/>
              <wp:docPr id="2102" name="Figure210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02" name="Figure2102.png"/>
                      <pic:cNvPicPr/>
                    </pic:nvPicPr>
                    <pic:blipFill>
                      <a:blip r:embed="rId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106782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>
      <w:pPr>
        <w:spacing w:before="60" w:after="120"/>
        <w:jc w:val="center"/>
        <w:rPr>
          <w:ins w:id="4525" w:author="Figures" w:date="2026-08-10T00:00:00Z"/>
        </w:rPr>
      </w:pPr>
      <w:ins w:id="4025" w:author="Figures" w:date="2026-08-10T00:00:00Z">
        <w:r>
          <w:rPr>
            <w:i/>
            <w:iCs/>
          </w:rPr>
          <w:t xml:space="preserve">Figure 11. The tile list beneath the printed sheet: every color with the number of tiles the design uses.</w:t>
        </w:r>
      </w:ins>
    </w:p>
    <w:p w14:paraId="74F54E22" w14:textId="77777777" w:rsidR="00BF2667" w:rsidRDefault="00C348C6">
      <w:pPr>
        <w:pStyle w:val="Heading2"/>
        <w:rPr>
          <w:rFonts w:eastAsia="Times New Roman"/>
        </w:rPr>
      </w:pPr>
      <w:bookmarkStart w:id="12" w:name="_Toc236986560"/>
      <w:r>
        <w:rPr>
          <w:rFonts w:eastAsia="Times New Roman"/>
        </w:rPr>
        <w:t>13. Saving and printing</w:t>
      </w:r>
      <w:bookmarkEnd w:id="12"/>
    </w:p>
    <w:p w14:paraId="01C35B4D" w14:textId="77777777" w:rsidR="00BF2667" w:rsidRDefault="00C348C6">
      <w:pPr>
        <w:pStyle w:val="NormalWeb"/>
        <w:spacing w:before="0" w:beforeAutospacing="0" w:after="60" w:afterAutospacing="0"/>
      </w:pPr>
      <w:r>
        <w:t>Work leaves the tool three ways: as a saved project, as an image or tile list, or as a printed sheet.</w:t>
      </w:r>
    </w:p>
    <w:p w14:paraId="3E9250A5" w14:textId="77777777" w:rsidR="00BF2667" w:rsidRDefault="00C348C6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Save your work</w:t>
      </w:r>
      <w:r>
        <w:t xml:space="preserve"> — the </w:t>
      </w:r>
      <w:r>
        <w:rPr>
          <w:i/>
          <w:iCs/>
        </w:rPr>
        <w:t>Save</w:t>
      </w:r>
      <w:r>
        <w:t xml:space="preserve"> button gives a choice. </w:t>
      </w:r>
      <w:r>
        <w:rPr>
          <w:i/>
          <w:iCs/>
        </w:rPr>
        <w:t>Project</w:t>
      </w:r>
      <w:r>
        <w:t xml:space="preserve"> saves everything as a .mosaic file — your photos, the grid, your palette, your parts, and the built mosaic — so you can reopen it later and keep editing, and you choose where it goes. </w:t>
      </w:r>
      <w:r>
        <w:rPr>
          <w:i/>
          <w:iCs/>
        </w:rPr>
        <w:t>Image</w:t>
      </w:r>
      <w:r>
        <w:t xml:space="preserve"> saves a picture of the mosaic as a .</w:t>
      </w:r>
      <w:proofErr w:type="spellStart"/>
      <w:r>
        <w:t>png</w:t>
      </w:r>
      <w:proofErr w:type="spellEnd"/>
      <w:r>
        <w:t xml:space="preserve"> or .</w:t>
      </w:r>
      <w:proofErr w:type="spellStart"/>
      <w:r>
        <w:t>jpg.</w:t>
      </w:r>
      <w:r>
        <w:rPr>
          <w:i/>
          <w:iCs/>
        </w:rPr>
        <w:t>Tile</w:t>
      </w:r>
      <w:proofErr w:type="spellEnd"/>
      <w:r>
        <w:rPr>
          <w:i/>
          <w:iCs/>
        </w:rPr>
        <w:t xml:space="preserve"> List</w:t>
      </w:r>
      <w:r>
        <w:t xml:space="preserve"> saves the tile counts by color as a .txt — the list to order from or build against.</w:t>
      </w:r>
    </w:p>
    <w:p w14:paraId="0E2CA236" w14:textId="77777777" w:rsidR="00BF2667" w:rsidRDefault="00C348C6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Reopen a project</w:t>
      </w:r>
      <w:r>
        <w:t xml:space="preserve"> — the same </w:t>
      </w:r>
      <w:r>
        <w:rPr>
          <w:i/>
          <w:iCs/>
        </w:rPr>
        <w:t>Open</w:t>
      </w:r>
      <w:r>
        <w:t xml:space="preserve"> button that opens a photo also reopens a saved .mosaic project, bringing your whole workspace back so you can carry on. The open project’s name shows under </w:t>
      </w:r>
      <w:r>
        <w:rPr>
          <w:i/>
          <w:iCs/>
        </w:rPr>
        <w:t>Build It!</w:t>
      </w:r>
      <w:r>
        <w:t xml:space="preserve"> and in the browser tab.</w:t>
      </w:r>
    </w:p>
    <w:p w14:paraId="6157BB0C" w14:textId="77777777" w:rsidR="00BF2667" w:rsidRPr="00214AAC" w:rsidRDefault="00C348C6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Print</w:t>
      </w:r>
      <w:r>
        <w:t xml:space="preserve"> — the </w:t>
      </w:r>
      <w:r>
        <w:rPr>
          <w:i/>
          <w:iCs/>
        </w:rPr>
        <w:t>Print</w:t>
      </w:r>
      <w:r>
        <w:t xml:space="preserve"> button prints the mosaic. The saved picture and the printout both follow the </w:t>
      </w:r>
      <w:r>
        <w:rPr>
          <w:i/>
          <w:iCs/>
        </w:rPr>
        <w:t>Show</w:t>
      </w:r>
      <w:r>
        <w:t xml:space="preserve"> checkboxes; with </w:t>
      </w:r>
      <w:r>
        <w:rPr>
          <w:rStyle w:val="Strong"/>
          <w:rFonts w:eastAsia="Times New Roman"/>
        </w:rPr>
        <w:t>Grid</w:t>
      </w:r>
      <w:r>
        <w:t xml:space="preserve"> on, the printout includes the row and column coordinates. Beneath the picture, the printout lists the tile counts by color.</w:t>
      </w:r>
    </w:p>
    <w:p w14:paraId="7DAF957F" w14:textId="77777777" w:rsidR="00BF2667" w:rsidRDefault="00C348C6">
      <w:pPr>
        <w:pStyle w:val="Heading2"/>
        <w:pageBreakBefore/>
        <w:rPr>
          <w:rFonts w:eastAsia="Times New Roman"/>
        </w:rPr>
      </w:pPr>
      <w:bookmarkStart w:id="13" w:name="_Toc236986561"/>
      <w:r>
        <w:rPr>
          <w:rFonts w:eastAsia="Times New Roman"/>
        </w:rPr>
        <w:lastRenderedPageBreak/>
        <w:t>14. Quick reference</w:t>
      </w:r>
      <w:bookmarkEnd w:id="13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bottom w:w="40" w:type="dxa"/>
        </w:tblCellMar>
        <w:tblLook w:val="04A0" w:firstRow="1" w:lastRow="0" w:firstColumn="1" w:lastColumn="0" w:noHBand="0" w:noVBand="1"/>
      </w:tblPr>
      <w:tblGrid>
        <w:gridCol w:w="4042"/>
        <w:gridCol w:w="4320"/>
      </w:tblGrid>
      <w:tr w:rsidR="00BF2667" w14:paraId="616AFE26" w14:textId="77777777">
        <w:trPr>
          <w:tblHeader/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0716AE" w14:textId="77777777" w:rsidR="00BF2667" w:rsidRDefault="00C348C6">
            <w:pPr>
              <w:spacing w:before="60" w:after="4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 want to…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FE00A1" w14:textId="77777777" w:rsidR="00BF2667" w:rsidRDefault="00C348C6">
            <w:pPr>
              <w:spacing w:before="60" w:after="4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Do this</w:t>
            </w:r>
          </w:p>
        </w:tc>
      </w:tr>
      <w:tr w:rsidR="00BF2667" w14:paraId="3C45B995" w14:textId="77777777">
        <w:trPr>
          <w:jc w:val="center"/>
        </w:trPr>
        <w:tc>
          <w:tcPr>
            <w:tcW w:w="4042" w:type="dxa"/>
            <w:tcBorders>
              <w:top w:val="doub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A4D397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Add a photo</w:t>
            </w:r>
          </w:p>
        </w:tc>
        <w:tc>
          <w:tcPr>
            <w:tcW w:w="4320" w:type="dxa"/>
            <w:tcBorders>
              <w:top w:val="doub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563541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Open, or drag a picture onto the workspace</w:t>
            </w:r>
          </w:p>
        </w:tc>
      </w:tr>
      <w:tr w:rsidR="00BF2667" w14:paraId="1D700254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ED6118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Move or resize a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B2B901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Drag its body, or a corner handle</w:t>
            </w:r>
          </w:p>
        </w:tc>
      </w:tr>
      <w:tr w:rsidR="00BF2667" w14:paraId="20D4A450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161560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Build a scene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3EF1F3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Open more pictures; set which is in front with the layer controls</w:t>
            </w:r>
          </w:p>
        </w:tc>
      </w:tr>
      <w:tr w:rsidR="00BF2667" w14:paraId="509DE03A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B04AEA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Drop the background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369FD1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Select the photo, turn on Remove Background</w:t>
            </w:r>
          </w:p>
        </w:tc>
      </w:tr>
      <w:tr w:rsidR="00BF2667" w14:paraId="47833E17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AFFFF7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Choose what becomes the mosaic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FB79FA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Drag or resize the grid frame over it</w:t>
            </w:r>
          </w:p>
        </w:tc>
      </w:tr>
      <w:tr w:rsidR="00BF2667" w14:paraId="5358FB6C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F1E322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Fit the grid to the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A33C9C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Fit to Photo (in Setup)</w:t>
            </w:r>
          </w:p>
        </w:tc>
      </w:tr>
      <w:tr w:rsidR="00BF2667" w14:paraId="1DDB5627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B23468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Set the mosaic's size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9128EA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Across and Down in the Grid section</w:t>
            </w:r>
          </w:p>
        </w:tc>
      </w:tr>
      <w:tr w:rsidR="00BF2667" w14:paraId="42DF042E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84D20A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Choose your palette colors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7A8221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Tile Colors, then Edit — click colors on or off</w:t>
            </w:r>
          </w:p>
        </w:tc>
      </w:tr>
      <w:tr w:rsidR="00BF2667" w14:paraId="14B410B8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B0418A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Make the mosaic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CF0309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Build It!</w:t>
            </w:r>
          </w:p>
        </w:tc>
      </w:tr>
      <w:tr w:rsidR="00BF2667" w14:paraId="36A8D870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F21467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Simplify or add shading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059EC6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 Colors slider</w:t>
            </w:r>
          </w:p>
        </w:tc>
      </w:tr>
      <w:tr w:rsidR="00BF2667" w14:paraId="1C21EA23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84179C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Change the baseplate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8A63C3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Baseplate swatches; uncheck Baseplate to hide it</w:t>
            </w:r>
          </w:p>
        </w:tc>
      </w:tr>
      <w:tr w:rsidR="00BF2667" w14:paraId="305176A3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200054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Tiles, dots, or beads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B97885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Medium (in Setup)</w:t>
            </w:r>
          </w:p>
        </w:tc>
      </w:tr>
      <w:tr w:rsidR="00BF2667" w14:paraId="59495936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410968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Save your work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12AB7B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Save → Project (.mosaic), Image (.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/ .jpg), or Tile List (.txt)</w:t>
            </w:r>
          </w:p>
        </w:tc>
      </w:tr>
      <w:tr w:rsidR="00BF2667" w14:paraId="12FF1AA4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F04A0D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Print the mosaic (or a build chart)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55C1F8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Print — turn on Grid for coordinates</w:t>
            </w:r>
          </w:p>
        </w:tc>
      </w:tr>
      <w:tr w:rsidR="00BF2667" w14:paraId="4AD6473C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ADCD5C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Compare with the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AC1CB6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Transparent, or drag the photo beside the mosaic</w:t>
            </w:r>
          </w:p>
        </w:tc>
      </w:tr>
      <w:tr w:rsidR="00BF2667" w14:paraId="7EDB629C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77AFD3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Fix a cell by hand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A10221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Paint, Pick, or Erase; Ctrl-Z to undo</w:t>
            </w:r>
          </w:p>
        </w:tc>
      </w:tr>
      <w:tr w:rsidR="00BF2667" w14:paraId="00A53972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62E479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 a group of tiles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E3BBB8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Select Area or Wand to select it, then Group</w:t>
            </w:r>
          </w:p>
        </w:tc>
      </w:tr>
      <w:tr w:rsidR="00BF2667" w14:paraId="6B0A9CD1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997559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Empty the selected tiles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37B43E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 ✕ swatch in the palette</w:t>
            </w:r>
          </w:p>
        </w:tc>
      </w:tr>
      <w:tr w:rsidR="00BF2667" w14:paraId="6CF5F4A4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2EE627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Clear the whole grid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40331E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Clear Mosaic (Ctrl-Z restores)</w:t>
            </w:r>
          </w:p>
        </w:tc>
      </w:tr>
      <w:tr w:rsidR="00BF2667" w14:paraId="6ABB8ABB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B72340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Get the tile list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D028D7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Save → Tile List, or the counts on the printed sheet</w:t>
            </w:r>
          </w:p>
        </w:tc>
      </w:tr>
      <w:tr w:rsidR="00BF2667" w14:paraId="190EB42B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C624D7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Move a part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801E14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Select it, then press the arrow keys</w:t>
            </w:r>
          </w:p>
        </w:tc>
      </w:tr>
      <w:tr w:rsidR="00BF2667" w14:paraId="3E7F5186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22935C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Erase while painting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7C240A" w14:textId="77777777" w:rsidR="00BF2667" w:rsidRDefault="00C348C6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Hold Shift and drag with the Paint tool</w:t>
            </w:r>
          </w:p>
        </w:tc>
      </w:tr>
    </w:tbl>
    <w:p w14:paraId="35675CDE" w14:textId="77777777" w:rsidR="00BF2667" w:rsidRDefault="00BF2667">
      <w:pPr>
        <w:rPr>
          <w:sz w:val="2"/>
          <w:szCs w:val="2"/>
        </w:rPr>
      </w:pPr>
    </w:p>
    <w:sectPr w:rsidR="00BF2667" w:rsidSect="007C3678">
      <w:footerReference w:type="default" r:id="rId18"/>
      <w:pgSz w:w="12240" w:h="15840"/>
      <w:pgMar w:top="1440" w:right="153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F0251" w14:textId="77777777" w:rsidR="00DD15B7" w:rsidRDefault="00DD15B7" w:rsidP="00281073">
      <w:r>
        <w:separator/>
      </w:r>
    </w:p>
  </w:endnote>
  <w:endnote w:type="continuationSeparator" w:id="0">
    <w:p w14:paraId="1F4A8F06" w14:textId="77777777" w:rsidR="00DD15B7" w:rsidRDefault="00DD15B7" w:rsidP="00281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12186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311AC4" w14:textId="77777777" w:rsidR="00281073" w:rsidRDefault="0028107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DC7C24" w14:textId="77777777" w:rsidR="00281073" w:rsidRDefault="002810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407F6" w14:textId="77777777" w:rsidR="00B72C9A" w:rsidRDefault="00B72C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47817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97F6D6" w14:textId="77777777" w:rsidR="00281073" w:rsidRDefault="0028107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E544F9" w14:textId="77777777" w:rsidR="00281073" w:rsidRDefault="002810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14A2E" w14:textId="77777777" w:rsidR="00DD15B7" w:rsidRDefault="00DD15B7" w:rsidP="00281073">
      <w:r>
        <w:separator/>
      </w:r>
    </w:p>
  </w:footnote>
  <w:footnote w:type="continuationSeparator" w:id="0">
    <w:p w14:paraId="2FE0AB44" w14:textId="77777777" w:rsidR="00DD15B7" w:rsidRDefault="00DD15B7" w:rsidP="002810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B47"/>
    <w:multiLevelType w:val="multilevel"/>
    <w:tmpl w:val="CAFA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7506"/>
    <w:multiLevelType w:val="multilevel"/>
    <w:tmpl w:val="7430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B4274"/>
    <w:multiLevelType w:val="hybridMultilevel"/>
    <w:tmpl w:val="2E282F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0400A9"/>
    <w:multiLevelType w:val="hybridMultilevel"/>
    <w:tmpl w:val="E29C3C6E"/>
    <w:lvl w:ilvl="0" w:tplc="CE0A05D4">
      <w:start w:val="1"/>
      <w:numFmt w:val="decimal"/>
      <w:lvlText w:val="%1."/>
      <w:lvlJc w:val="left"/>
      <w:pPr>
        <w:ind w:left="720" w:hanging="360"/>
      </w:pPr>
    </w:lvl>
    <w:lvl w:ilvl="1" w:tplc="E7229B48">
      <w:numFmt w:val="decimal"/>
      <w:lvlText w:val=""/>
      <w:lvlJc w:val="left"/>
    </w:lvl>
    <w:lvl w:ilvl="2" w:tplc="A9084C36">
      <w:numFmt w:val="decimal"/>
      <w:lvlText w:val=""/>
      <w:lvlJc w:val="left"/>
    </w:lvl>
    <w:lvl w:ilvl="3" w:tplc="2BD27578">
      <w:numFmt w:val="decimal"/>
      <w:lvlText w:val=""/>
      <w:lvlJc w:val="left"/>
    </w:lvl>
    <w:lvl w:ilvl="4" w:tplc="1790679A">
      <w:numFmt w:val="decimal"/>
      <w:lvlText w:val=""/>
      <w:lvlJc w:val="left"/>
    </w:lvl>
    <w:lvl w:ilvl="5" w:tplc="F24A952C">
      <w:numFmt w:val="decimal"/>
      <w:lvlText w:val=""/>
      <w:lvlJc w:val="left"/>
    </w:lvl>
    <w:lvl w:ilvl="6" w:tplc="48984212">
      <w:numFmt w:val="decimal"/>
      <w:lvlText w:val=""/>
      <w:lvlJc w:val="left"/>
    </w:lvl>
    <w:lvl w:ilvl="7" w:tplc="1B3C406C">
      <w:numFmt w:val="decimal"/>
      <w:lvlText w:val=""/>
      <w:lvlJc w:val="left"/>
    </w:lvl>
    <w:lvl w:ilvl="8" w:tplc="C19E7E32">
      <w:numFmt w:val="decimal"/>
      <w:lvlText w:val=""/>
      <w:lvlJc w:val="left"/>
    </w:lvl>
  </w:abstractNum>
  <w:abstractNum w:abstractNumId="4" w15:restartNumberingAfterBreak="0">
    <w:nsid w:val="18BB6525"/>
    <w:multiLevelType w:val="multilevel"/>
    <w:tmpl w:val="98A6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714F4"/>
    <w:multiLevelType w:val="multilevel"/>
    <w:tmpl w:val="03D4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A7FE8"/>
    <w:multiLevelType w:val="multilevel"/>
    <w:tmpl w:val="53B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B067E"/>
    <w:multiLevelType w:val="multilevel"/>
    <w:tmpl w:val="A2AE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F40B62"/>
    <w:multiLevelType w:val="multilevel"/>
    <w:tmpl w:val="812A8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D24FEA"/>
    <w:multiLevelType w:val="multilevel"/>
    <w:tmpl w:val="53B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80D17"/>
    <w:multiLevelType w:val="multilevel"/>
    <w:tmpl w:val="BA54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7F473C"/>
    <w:multiLevelType w:val="multilevel"/>
    <w:tmpl w:val="30EAD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095E58"/>
    <w:multiLevelType w:val="multilevel"/>
    <w:tmpl w:val="1BF2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6B5282"/>
    <w:multiLevelType w:val="hybridMultilevel"/>
    <w:tmpl w:val="19A06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B4318F"/>
    <w:multiLevelType w:val="hybridMultilevel"/>
    <w:tmpl w:val="E02E037A"/>
    <w:lvl w:ilvl="0" w:tplc="E16C9A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82CCAE">
      <w:numFmt w:val="decimal"/>
      <w:lvlText w:val=""/>
      <w:lvlJc w:val="left"/>
    </w:lvl>
    <w:lvl w:ilvl="2" w:tplc="C7103748">
      <w:numFmt w:val="decimal"/>
      <w:lvlText w:val=""/>
      <w:lvlJc w:val="left"/>
    </w:lvl>
    <w:lvl w:ilvl="3" w:tplc="53986C30">
      <w:numFmt w:val="decimal"/>
      <w:lvlText w:val=""/>
      <w:lvlJc w:val="left"/>
    </w:lvl>
    <w:lvl w:ilvl="4" w:tplc="E9E450AC">
      <w:numFmt w:val="decimal"/>
      <w:lvlText w:val=""/>
      <w:lvlJc w:val="left"/>
    </w:lvl>
    <w:lvl w:ilvl="5" w:tplc="4D4E1404">
      <w:numFmt w:val="decimal"/>
      <w:lvlText w:val=""/>
      <w:lvlJc w:val="left"/>
    </w:lvl>
    <w:lvl w:ilvl="6" w:tplc="2968EE14">
      <w:numFmt w:val="decimal"/>
      <w:lvlText w:val=""/>
      <w:lvlJc w:val="left"/>
    </w:lvl>
    <w:lvl w:ilvl="7" w:tplc="1506018A">
      <w:numFmt w:val="decimal"/>
      <w:lvlText w:val=""/>
      <w:lvlJc w:val="left"/>
    </w:lvl>
    <w:lvl w:ilvl="8" w:tplc="51E091DE">
      <w:numFmt w:val="decimal"/>
      <w:lvlText w:val=""/>
      <w:lvlJc w:val="left"/>
    </w:lvl>
  </w:abstractNum>
  <w:abstractNum w:abstractNumId="15" w15:restartNumberingAfterBreak="0">
    <w:nsid w:val="68D75256"/>
    <w:multiLevelType w:val="multilevel"/>
    <w:tmpl w:val="EC00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01A52"/>
    <w:multiLevelType w:val="multilevel"/>
    <w:tmpl w:val="E3C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92503"/>
    <w:multiLevelType w:val="multilevel"/>
    <w:tmpl w:val="A264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754BA7"/>
    <w:multiLevelType w:val="multilevel"/>
    <w:tmpl w:val="41FCE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B86185"/>
    <w:multiLevelType w:val="hybridMultilevel"/>
    <w:tmpl w:val="CC568824"/>
    <w:lvl w:ilvl="0" w:tplc="B232B3DE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 w16cid:durableId="1121651660">
    <w:abstractNumId w:val="8"/>
  </w:num>
  <w:num w:numId="2" w16cid:durableId="815998989">
    <w:abstractNumId w:val="9"/>
  </w:num>
  <w:num w:numId="3" w16cid:durableId="1261178524">
    <w:abstractNumId w:val="10"/>
  </w:num>
  <w:num w:numId="4" w16cid:durableId="740177916">
    <w:abstractNumId w:val="6"/>
  </w:num>
  <w:num w:numId="5" w16cid:durableId="2058313966">
    <w:abstractNumId w:val="18"/>
  </w:num>
  <w:num w:numId="6" w16cid:durableId="2143229736">
    <w:abstractNumId w:val="12"/>
  </w:num>
  <w:num w:numId="7" w16cid:durableId="1498229945">
    <w:abstractNumId w:val="7"/>
  </w:num>
  <w:num w:numId="8" w16cid:durableId="472793599">
    <w:abstractNumId w:val="15"/>
  </w:num>
  <w:num w:numId="9" w16cid:durableId="1242062777">
    <w:abstractNumId w:val="1"/>
  </w:num>
  <w:num w:numId="10" w16cid:durableId="2130270202">
    <w:abstractNumId w:val="0"/>
  </w:num>
  <w:num w:numId="11" w16cid:durableId="650136031">
    <w:abstractNumId w:val="16"/>
  </w:num>
  <w:num w:numId="12" w16cid:durableId="146746603">
    <w:abstractNumId w:val="11"/>
  </w:num>
  <w:num w:numId="13" w16cid:durableId="1976331980">
    <w:abstractNumId w:val="5"/>
  </w:num>
  <w:num w:numId="14" w16cid:durableId="17322030">
    <w:abstractNumId w:val="4"/>
  </w:num>
  <w:num w:numId="15" w16cid:durableId="474680745">
    <w:abstractNumId w:val="17"/>
  </w:num>
  <w:num w:numId="16" w16cid:durableId="643392937">
    <w:abstractNumId w:val="19"/>
  </w:num>
  <w:num w:numId="17" w16cid:durableId="2035761695">
    <w:abstractNumId w:val="13"/>
  </w:num>
  <w:num w:numId="18" w16cid:durableId="467435181">
    <w:abstractNumId w:val="2"/>
  </w:num>
  <w:num w:numId="19" w16cid:durableId="1737896833">
    <w:abstractNumId w:val="14"/>
  </w:num>
  <w:num w:numId="20" w16cid:durableId="1708529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A9"/>
    <w:rsid w:val="000038BC"/>
    <w:rsid w:val="00060738"/>
    <w:rsid w:val="0009012E"/>
    <w:rsid w:val="000B292F"/>
    <w:rsid w:val="001053F1"/>
    <w:rsid w:val="00113F32"/>
    <w:rsid w:val="0014195F"/>
    <w:rsid w:val="00196DC7"/>
    <w:rsid w:val="001D1280"/>
    <w:rsid w:val="001D7639"/>
    <w:rsid w:val="00214AAC"/>
    <w:rsid w:val="00221296"/>
    <w:rsid w:val="00234BB7"/>
    <w:rsid w:val="00255166"/>
    <w:rsid w:val="002722C7"/>
    <w:rsid w:val="00281073"/>
    <w:rsid w:val="002931A8"/>
    <w:rsid w:val="002A4961"/>
    <w:rsid w:val="002E3BB4"/>
    <w:rsid w:val="00331ECB"/>
    <w:rsid w:val="0036194B"/>
    <w:rsid w:val="003869AA"/>
    <w:rsid w:val="003A6B91"/>
    <w:rsid w:val="003D58B8"/>
    <w:rsid w:val="00423F59"/>
    <w:rsid w:val="00455781"/>
    <w:rsid w:val="00497CA9"/>
    <w:rsid w:val="004B4A66"/>
    <w:rsid w:val="004B60B9"/>
    <w:rsid w:val="004D0C84"/>
    <w:rsid w:val="004D1BA8"/>
    <w:rsid w:val="00515832"/>
    <w:rsid w:val="00543069"/>
    <w:rsid w:val="00563F98"/>
    <w:rsid w:val="00575C76"/>
    <w:rsid w:val="00595AB5"/>
    <w:rsid w:val="005C1F33"/>
    <w:rsid w:val="005F128A"/>
    <w:rsid w:val="00604A7D"/>
    <w:rsid w:val="006214BC"/>
    <w:rsid w:val="006415B8"/>
    <w:rsid w:val="00666245"/>
    <w:rsid w:val="00683033"/>
    <w:rsid w:val="006C6A3F"/>
    <w:rsid w:val="006F1BF6"/>
    <w:rsid w:val="007020E4"/>
    <w:rsid w:val="00723AEF"/>
    <w:rsid w:val="00737BD1"/>
    <w:rsid w:val="00741DF5"/>
    <w:rsid w:val="00743BB9"/>
    <w:rsid w:val="0076167F"/>
    <w:rsid w:val="00774CBD"/>
    <w:rsid w:val="007848B0"/>
    <w:rsid w:val="007A7FF1"/>
    <w:rsid w:val="007C3678"/>
    <w:rsid w:val="0080662B"/>
    <w:rsid w:val="00826F4D"/>
    <w:rsid w:val="00836C43"/>
    <w:rsid w:val="008769A9"/>
    <w:rsid w:val="00887C2E"/>
    <w:rsid w:val="00894D9A"/>
    <w:rsid w:val="00894F73"/>
    <w:rsid w:val="008B3D46"/>
    <w:rsid w:val="008C13FE"/>
    <w:rsid w:val="008E5E57"/>
    <w:rsid w:val="009028A0"/>
    <w:rsid w:val="00910777"/>
    <w:rsid w:val="00944E73"/>
    <w:rsid w:val="009A4ACB"/>
    <w:rsid w:val="009C7979"/>
    <w:rsid w:val="009E0931"/>
    <w:rsid w:val="009E3796"/>
    <w:rsid w:val="00A2553E"/>
    <w:rsid w:val="00AA05A0"/>
    <w:rsid w:val="00AB227F"/>
    <w:rsid w:val="00AB51B5"/>
    <w:rsid w:val="00AD54D7"/>
    <w:rsid w:val="00AE5730"/>
    <w:rsid w:val="00B0253D"/>
    <w:rsid w:val="00B52878"/>
    <w:rsid w:val="00B72C9A"/>
    <w:rsid w:val="00B93E49"/>
    <w:rsid w:val="00BF2667"/>
    <w:rsid w:val="00C32D65"/>
    <w:rsid w:val="00C348C6"/>
    <w:rsid w:val="00C43D67"/>
    <w:rsid w:val="00C46477"/>
    <w:rsid w:val="00C66842"/>
    <w:rsid w:val="00C71EE4"/>
    <w:rsid w:val="00C82AB5"/>
    <w:rsid w:val="00C86DFE"/>
    <w:rsid w:val="00CA1175"/>
    <w:rsid w:val="00CE2C9A"/>
    <w:rsid w:val="00D111A6"/>
    <w:rsid w:val="00D13E1B"/>
    <w:rsid w:val="00D437C2"/>
    <w:rsid w:val="00D45B50"/>
    <w:rsid w:val="00D63EB3"/>
    <w:rsid w:val="00DD15B7"/>
    <w:rsid w:val="00DF1564"/>
    <w:rsid w:val="00E87594"/>
    <w:rsid w:val="00EE00EF"/>
    <w:rsid w:val="00EE41FC"/>
    <w:rsid w:val="00EF0E4E"/>
    <w:rsid w:val="00F03A04"/>
    <w:rsid w:val="00F22F28"/>
    <w:rsid w:val="00F232A9"/>
    <w:rsid w:val="00F272F7"/>
    <w:rsid w:val="00F34FA2"/>
    <w:rsid w:val="00F73B52"/>
    <w:rsid w:val="00F94566"/>
    <w:rsid w:val="00FD5A5B"/>
    <w:rsid w:val="00FE330E"/>
    <w:rsid w:val="00FF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F94EEC"/>
  <w15:chartTrackingRefBased/>
  <w15:docId w15:val="{BE31AD2C-4BB3-45DE-A183-0F0E3F1E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2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120" w:after="120"/>
      <w:outlineLvl w:val="0"/>
    </w:pPr>
    <w:rPr>
      <w:b/>
      <w:bCs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pPr>
      <w:keepNext/>
      <w:keepLines/>
      <w:spacing w:before="120" w:after="120"/>
      <w:outlineLvl w:val="1"/>
    </w:pPr>
    <w:rPr>
      <w:b/>
      <w:bCs/>
      <w:sz w:val="2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9A9"/>
    <w:pPr>
      <w:keepNext/>
      <w:keepLines/>
      <w:spacing w:before="40"/>
      <w:outlineLvl w:val="2"/>
    </w:pPr>
    <w:rPr>
      <w:rFonts w:eastAsiaTheme="majorEastAsia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kern w:val="36"/>
      <w:sz w:val="32"/>
      <w:szCs w:val="48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sz w:val="26"/>
      <w:szCs w:val="3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ListParagraph">
    <w:name w:val="List Paragraph"/>
    <w:basedOn w:val="Normal"/>
    <w:uiPriority w:val="34"/>
    <w:qFormat/>
    <w:rsid w:val="008769A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769A9"/>
    <w:rPr>
      <w:rFonts w:eastAsiaTheme="maj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810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1073"/>
    <w:rPr>
      <w:rFonts w:eastAsiaTheme="minorEastAsia"/>
      <w:sz w:val="22"/>
      <w:szCs w:val="24"/>
    </w:rPr>
  </w:style>
  <w:style w:type="paragraph" w:styleId="Footer">
    <w:name w:val="footer"/>
    <w:basedOn w:val="Normal"/>
    <w:link w:val="FooterChar"/>
    <w:uiPriority w:val="99"/>
    <w:unhideWhenUsed/>
    <w:rsid w:val="002810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1073"/>
    <w:rPr>
      <w:rFonts w:eastAsiaTheme="minorEastAsia"/>
      <w:sz w:val="22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0B292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B292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B292F"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4D0C84"/>
    <w:rPr>
      <w:rFonts w:eastAsiaTheme="minorEastAsia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21" Type="http://schemas.openxmlformats.org/officeDocument/2006/relationships/image" Target="media/guidefig4.png"/><Relationship Id="rId22" Type="http://schemas.openxmlformats.org/officeDocument/2006/relationships/image" Target="media/guidefig5.png"/><Relationship Id="rId23" Type="http://schemas.openxmlformats.org/officeDocument/2006/relationships/image" Target="media/guidefig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2424</Words>
  <Characters>13817</Characters>
  <Application>Microsoft Office Word</Application>
  <DocSecurity>0</DocSecurity>
  <Lines>115</Lines>
  <Paragraphs>32</Paragraphs>
  <ScaleCrop>false</ScaleCrop>
  <Company/>
  <LinksUpToDate>false</LinksUpToDate>
  <CharactersWithSpaces>16209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Bull</dc:creator>
  <cp:keywords/>
  <dc:description/>
  <cp:lastModifiedBy>Glen Bull</cp:lastModifiedBy>
  <cp:revision>4</cp:revision>
  <dcterms:created xsi:type="dcterms:W3CDTF">2026-08-07T12:48:00Z</dcterms:created>
  <dcterms:modified xsi:type="dcterms:W3CDTF">2026-08-10T12:58:00Z</dcterms:modified>
</cp:coreProperties>
</file>